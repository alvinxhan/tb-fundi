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16418" w14:textId="389C7731" w:rsidR="00AA11C3" w:rsidRPr="00397FA6" w:rsidRDefault="00E001B2" w:rsidP="00C76393">
      <w:pPr>
        <w:pStyle w:val="Heading1"/>
        <w:rPr>
          <w:u w:val="single"/>
        </w:rPr>
      </w:pPr>
      <w:r>
        <w:rPr>
          <w:u w:val="single"/>
        </w:rPr>
        <w:t>TB-</w:t>
      </w:r>
      <w:r w:rsidR="0021540B">
        <w:rPr>
          <w:u w:val="single"/>
        </w:rPr>
        <w:t>Fundi</w:t>
      </w:r>
      <w:r w:rsidR="00B25C9C">
        <w:rPr>
          <w:u w:val="single"/>
        </w:rPr>
        <w:t xml:space="preserve">: </w:t>
      </w:r>
      <w:r w:rsidR="00F22D95">
        <w:rPr>
          <w:u w:val="single"/>
        </w:rPr>
        <w:t>a</w:t>
      </w:r>
      <w:r w:rsidR="00B25C9C">
        <w:rPr>
          <w:u w:val="single"/>
        </w:rPr>
        <w:t xml:space="preserve">n agent-based tuberculosis transmission model </w:t>
      </w:r>
    </w:p>
    <w:p w14:paraId="79690B3E" w14:textId="6D26E0AC" w:rsidR="001B2740" w:rsidRDefault="001B2740" w:rsidP="001B2740">
      <w:r>
        <w:t xml:space="preserve">Alvin X. Han and Colin A. Russell </w:t>
      </w:r>
    </w:p>
    <w:p w14:paraId="5D1CF672" w14:textId="77777777" w:rsidR="00DF5FC2" w:rsidRDefault="00DF5FC2" w:rsidP="00C76393">
      <w:pPr>
        <w:rPr>
          <w:b/>
          <w:bCs/>
        </w:rPr>
      </w:pPr>
    </w:p>
    <w:p w14:paraId="0238D935" w14:textId="5A0DC3CA" w:rsidR="00475EDB" w:rsidRPr="00CF3C39" w:rsidRDefault="00CF3C39" w:rsidP="00C76393">
      <w:r>
        <w:rPr>
          <w:b/>
          <w:bCs/>
        </w:rPr>
        <w:t>Summary</w:t>
      </w:r>
    </w:p>
    <w:p w14:paraId="36532432" w14:textId="1487E58E" w:rsidR="008708F5" w:rsidRDefault="00E001B2" w:rsidP="00C76393">
      <w:r>
        <w:t>TB-</w:t>
      </w:r>
      <w:r w:rsidR="0021540B">
        <w:t>Fundi</w:t>
      </w:r>
      <w:r w:rsidR="00C76393">
        <w:t xml:space="preserve"> is an agent-based model that simulates the spread of </w:t>
      </w:r>
      <w:r w:rsidR="00C76393">
        <w:rPr>
          <w:i/>
        </w:rPr>
        <w:t>Mycobacterium tuberculosis</w:t>
      </w:r>
      <w:r w:rsidR="00C76393">
        <w:t xml:space="preserve"> (</w:t>
      </w:r>
      <w:r w:rsidR="00C76393">
        <w:rPr>
          <w:i/>
        </w:rPr>
        <w:t>Mtb</w:t>
      </w:r>
      <w:r w:rsidR="00C76393">
        <w:t xml:space="preserve">) through a spatially- and age-structured population. </w:t>
      </w:r>
      <w:r w:rsidR="0021540B">
        <w:t>Fundi</w:t>
      </w:r>
      <w:r>
        <w:t xml:space="preserve"> means an</w:t>
      </w:r>
      <w:r w:rsidRPr="00E001B2">
        <w:t xml:space="preserve"> expert or knowledgeable person, from the isiZulu and isiXhosa word for teacher, um</w:t>
      </w:r>
      <w:r w:rsidR="0021540B">
        <w:t>Fundi</w:t>
      </w:r>
      <w:r w:rsidRPr="00E001B2">
        <w:t>si</w:t>
      </w:r>
      <w:r>
        <w:t>.</w:t>
      </w:r>
      <w:r w:rsidRPr="00E001B2" w:rsidDel="00E001B2">
        <w:t xml:space="preserve"> </w:t>
      </w:r>
      <w:r>
        <w:t>TB-</w:t>
      </w:r>
      <w:r w:rsidR="0021540B">
        <w:t>Fundi</w:t>
      </w:r>
      <w:r w:rsidR="00C76393">
        <w:t xml:space="preserve"> follows </w:t>
      </w:r>
      <w:r w:rsidR="008708F5">
        <w:t>a</w:t>
      </w:r>
      <w:r w:rsidR="00C76393">
        <w:t xml:space="preserve"> programmatic flow:</w:t>
      </w:r>
      <w:r w:rsidR="00CE3A1E">
        <w:t xml:space="preserve"> </w:t>
      </w:r>
    </w:p>
    <w:p w14:paraId="3953129B" w14:textId="19460802" w:rsidR="008708F5" w:rsidRDefault="008708F5" w:rsidP="008708F5">
      <w:pPr>
        <w:pStyle w:val="ListParagraph"/>
        <w:numPr>
          <w:ilvl w:val="0"/>
          <w:numId w:val="2"/>
        </w:numPr>
      </w:pPr>
      <w:r>
        <w:t xml:space="preserve">A </w:t>
      </w:r>
      <w:r w:rsidR="00C76393">
        <w:t xml:space="preserve">population of simulated individuals is created based on demographic and location data. Contact networks between individuals are then set up based on their age and known population data (i.e. household composition data, school enrollment, employment rates, and employment firm size distribution) and </w:t>
      </w:r>
      <w:r w:rsidR="00CE3A1E">
        <w:t>human mobility properties</w:t>
      </w:r>
      <w:r w:rsidR="005B0B61">
        <w:t>.</w:t>
      </w:r>
      <w:sdt>
        <w:sdtPr>
          <w:rPr>
            <w:color w:val="000000"/>
            <w:vertAlign w:val="superscript"/>
          </w:rPr>
          <w:tag w:val="MENDELEY_CITATION_v3_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"/>
          <w:id w:val="1060597315"/>
          <w:placeholder>
            <w:docPart w:val="DefaultPlaceholder_-1854013440"/>
          </w:placeholder>
        </w:sdtPr>
        <w:sdtEndPr/>
        <w:sdtContent>
          <w:r w:rsidR="006E17B9" w:rsidRPr="008708F5">
            <w:rPr>
              <w:color w:val="000000"/>
              <w:vertAlign w:val="superscript"/>
            </w:rPr>
            <w:t>1</w:t>
          </w:r>
        </w:sdtContent>
      </w:sdt>
      <w:r w:rsidR="005B0B61">
        <w:t xml:space="preserve"> </w:t>
      </w:r>
    </w:p>
    <w:p w14:paraId="315BFC53" w14:textId="6677BFF6" w:rsidR="00C76393" w:rsidRDefault="00CE3A1E" w:rsidP="00FE67FE">
      <w:pPr>
        <w:pStyle w:val="ListParagraph"/>
        <w:numPr>
          <w:ilvl w:val="0"/>
          <w:numId w:val="2"/>
        </w:numPr>
      </w:pPr>
      <w:r>
        <w:t>After setting up the population, the model iterate</w:t>
      </w:r>
      <w:r w:rsidR="008708F5">
        <w:t>s</w:t>
      </w:r>
      <w:r>
        <w:t xml:space="preserve"> over a period of discrete time-steps (e.g. one-week), simulating the spread of the </w:t>
      </w:r>
      <w:r w:rsidRPr="008708F5">
        <w:rPr>
          <w:i/>
        </w:rPr>
        <w:t>Mtb</w:t>
      </w:r>
      <w:r>
        <w:t xml:space="preserve"> within </w:t>
      </w:r>
      <w:r w:rsidR="008708F5">
        <w:t>the population created in step 1</w:t>
      </w:r>
      <w:r>
        <w:t>. During each time step, the simulation first update</w:t>
      </w:r>
      <w:r w:rsidR="00C27762">
        <w:t>s</w:t>
      </w:r>
      <w:r>
        <w:t xml:space="preserve"> the disease progression of each infected individual. Transmissions </w:t>
      </w:r>
      <w:r w:rsidR="00C27762">
        <w:t>are</w:t>
      </w:r>
      <w:bookmarkStart w:id="0" w:name="_GoBack"/>
      <w:bookmarkEnd w:id="0"/>
      <w:r w:rsidR="00C27762">
        <w:t xml:space="preserve"> </w:t>
      </w:r>
      <w:r>
        <w:t>then computed within households, schools, workplaces and through community contacts.</w:t>
      </w:r>
      <w:r w:rsidR="005B0B61">
        <w:t xml:space="preserve"> </w:t>
      </w:r>
    </w:p>
    <w:p w14:paraId="1B0C351C" w14:textId="0DBD9313" w:rsidR="00B9291A" w:rsidRDefault="00B9291A" w:rsidP="00B9291A">
      <w:r>
        <w:t xml:space="preserve">Source codes of TB-Fundi can be downloaded from </w:t>
      </w:r>
      <w:hyperlink r:id="rId8" w:history="1">
        <w:r w:rsidRPr="00CF1353">
          <w:rPr>
            <w:rStyle w:val="Hyperlink"/>
          </w:rPr>
          <w:t>https://github.com/alvinxhan/tb-fundi</w:t>
        </w:r>
      </w:hyperlink>
      <w:r>
        <w:t xml:space="preserve">. </w:t>
      </w:r>
    </w:p>
    <w:p w14:paraId="25387A5C" w14:textId="4EF87B4F" w:rsidR="00CE3A1E" w:rsidRDefault="00CE3A1E" w:rsidP="00C76393"/>
    <w:p w14:paraId="2D9F75DE" w14:textId="253C219F" w:rsidR="0039550B" w:rsidRDefault="00C27762" w:rsidP="0039550B">
      <w:pPr>
        <w:pStyle w:val="Heading1"/>
      </w:pPr>
      <w:ins w:id="1" w:author="Colin Russell" w:date="2024-02-06T10:17:00Z">
        <w:r>
          <w:br w:type="column"/>
        </w:r>
      </w:ins>
      <w:r w:rsidR="0039550B">
        <w:lastRenderedPageBreak/>
        <w:t>Model details</w:t>
      </w:r>
    </w:p>
    <w:p w14:paraId="1BA2A827" w14:textId="3694F455" w:rsidR="00C76393" w:rsidRDefault="00C76393" w:rsidP="00C76393">
      <w:pPr>
        <w:pStyle w:val="Heading2"/>
      </w:pPr>
      <w:r w:rsidRPr="00C76393">
        <w:t xml:space="preserve">Population </w:t>
      </w:r>
    </w:p>
    <w:p w14:paraId="0BC90C2F" w14:textId="0A384824" w:rsidR="009B2CE9" w:rsidRDefault="009B2CE9" w:rsidP="009B2CE9">
      <w:r>
        <w:t>As a proof of concept, TB-</w:t>
      </w:r>
      <w:r w:rsidR="0021540B">
        <w:t>Fundi</w:t>
      </w:r>
      <w:r>
        <w:t xml:space="preserve"> was developed to simulate the transmission of Mtb in Gauteng</w:t>
      </w:r>
      <w:r w:rsidR="001B65F0">
        <w:t xml:space="preserve"> province</w:t>
      </w:r>
      <w:r>
        <w:t>, South Africa. TB-</w:t>
      </w:r>
      <w:r w:rsidR="0021540B">
        <w:t>Fundi</w:t>
      </w:r>
      <w:r>
        <w:t xml:space="preserve"> first loads the spatially-distributed population count data (Fig. 1a) and subnational division of administrative units (Fig. 1b) for Gauteng</w:t>
      </w:r>
      <w:r w:rsidR="006B2750">
        <w:t xml:space="preserve"> </w:t>
      </w:r>
      <w:r>
        <w:t>from WorldPop.</w:t>
      </w:r>
      <w:sdt>
        <w:sdtPr>
          <w:rPr>
            <w:color w:val="000000"/>
            <w:vertAlign w:val="superscript"/>
          </w:rPr>
          <w:tag w:val="MENDELEY_CITATION_v3_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"/>
          <w:id w:val="-2102554034"/>
          <w:placeholder>
            <w:docPart w:val="B47C0F9F1EA02643AF551CF37020FDFF"/>
          </w:placeholder>
        </w:sdtPr>
        <w:sdtEndPr/>
        <w:sdtContent>
          <w:r w:rsidRPr="006E17B9">
            <w:rPr>
              <w:color w:val="000000"/>
              <w:vertAlign w:val="superscript"/>
            </w:rPr>
            <w:t>2</w:t>
          </w:r>
        </w:sdtContent>
      </w:sdt>
      <w:r>
        <w:t xml:space="preserve"> The population count data gives the estimated total number of people residing in every 1x1-km grid-cell while the subnational administrative units data (provided at 100x100-m grid-cell resolution) divides the grid-cells according to known administrative regions. Figure 1 shows the per-km grid-cell population density for the Gauteng in 2005 and the district (administrative region) </w:t>
      </w:r>
      <w:r w:rsidR="002D7EDF">
        <w:t>to which</w:t>
      </w:r>
      <w:r>
        <w:t xml:space="preserve"> each grid-cell belongs. </w:t>
      </w:r>
    </w:p>
    <w:p w14:paraId="42035B4F" w14:textId="77777777" w:rsidR="009B2CE9" w:rsidRPr="009B2CE9" w:rsidRDefault="009B2CE9" w:rsidP="00FE67FE"/>
    <w:p w14:paraId="21DC7498" w14:textId="237021DE" w:rsidR="005B0B61" w:rsidRDefault="005B0B61" w:rsidP="005B0B61">
      <w:pPr>
        <w:jc w:val="center"/>
      </w:pPr>
      <w:r>
        <w:rPr>
          <w:noProof/>
        </w:rPr>
        <w:drawing>
          <wp:inline distT="0" distB="0" distL="0" distR="0" wp14:anchorId="544F54DE" wp14:editId="0AB35827">
            <wp:extent cx="5256202" cy="35236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6013" cy="3550334"/>
                    </a:xfrm>
                    <a:prstGeom prst="rect">
                      <a:avLst/>
                    </a:prstGeom>
                  </pic:spPr>
                </pic:pic>
              </a:graphicData>
            </a:graphic>
          </wp:inline>
        </w:drawing>
      </w:r>
    </w:p>
    <w:p w14:paraId="5A61DC29" w14:textId="1D4A4BAD" w:rsidR="005B0B61" w:rsidRDefault="005B0B61" w:rsidP="00C76393">
      <w:r w:rsidRPr="005B0B61">
        <w:rPr>
          <w:b/>
        </w:rPr>
        <w:t>Figure 1</w:t>
      </w:r>
      <w:r>
        <w:t xml:space="preserve">: </w:t>
      </w:r>
      <w:r w:rsidRPr="005B0B61">
        <w:rPr>
          <w:b/>
        </w:rPr>
        <w:t>Spatial distribution of population in Gauteng, South Africa in 2005 from WorldPop</w:t>
      </w:r>
      <w:r>
        <w:t>.</w:t>
      </w:r>
      <w:sdt>
        <w:sdtPr>
          <w:rPr>
            <w:color w:val="000000"/>
            <w:vertAlign w:val="superscript"/>
          </w:rPr>
          <w:tag w:val="MENDELEY_CITATION_v3_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"/>
          <w:id w:val="874588067"/>
          <w:placeholder>
            <w:docPart w:val="DefaultPlaceholder_-1854013440"/>
          </w:placeholder>
        </w:sdtPr>
        <w:sdtEndPr/>
        <w:sdtContent>
          <w:r w:rsidR="006E17B9" w:rsidRPr="006E17B9">
            <w:rPr>
              <w:color w:val="000000"/>
              <w:vertAlign w:val="superscript"/>
            </w:rPr>
            <w:t>2</w:t>
          </w:r>
        </w:sdtContent>
      </w:sdt>
      <w:r>
        <w:t xml:space="preserve"> (</w:t>
      </w:r>
      <w:r w:rsidRPr="005B0B61">
        <w:rPr>
          <w:b/>
        </w:rPr>
        <w:t>a</w:t>
      </w:r>
      <w:r>
        <w:t>) Population count of each 1</w:t>
      </w:r>
      <w:r w:rsidR="00AF63DA">
        <w:t>x1</w:t>
      </w:r>
      <w:r>
        <w:t>-km grid-cell. (</w:t>
      </w:r>
      <w:r w:rsidRPr="005B0B61">
        <w:rPr>
          <w:b/>
        </w:rPr>
        <w:t>b</w:t>
      </w:r>
      <w:r>
        <w:t>) District of each 1</w:t>
      </w:r>
      <w:r w:rsidR="00AF63DA">
        <w:t>x1</w:t>
      </w:r>
      <w:r>
        <w:t xml:space="preserve">-km grid-cell. </w:t>
      </w:r>
    </w:p>
    <w:p w14:paraId="25F26014" w14:textId="267B409D" w:rsidR="00DA3A36" w:rsidRDefault="00DA3A36" w:rsidP="00C76393"/>
    <w:p w14:paraId="4B83DB07" w14:textId="77777777" w:rsidR="00DF5FC2" w:rsidRDefault="00DF5FC2" w:rsidP="00DF5FC2"/>
    <w:p w14:paraId="0E3E3069" w14:textId="77777777" w:rsidR="00DF5FC2" w:rsidRDefault="00DF5FC2" w:rsidP="00DF5FC2"/>
    <w:p w14:paraId="4B82D129" w14:textId="21A115D0" w:rsidR="00F2259A" w:rsidRDefault="00F2259A" w:rsidP="00F2259A">
      <w:pPr>
        <w:pStyle w:val="Heading2"/>
      </w:pPr>
      <w:r>
        <w:lastRenderedPageBreak/>
        <w:t xml:space="preserve">Households </w:t>
      </w:r>
    </w:p>
    <w:p w14:paraId="7C019214" w14:textId="77777777" w:rsidR="00DA3A36" w:rsidRDefault="00DA3A36" w:rsidP="00DA3A36">
      <w:pPr>
        <w:jc w:val="center"/>
      </w:pPr>
      <w:r>
        <w:rPr>
          <w:noProof/>
        </w:rPr>
        <w:drawing>
          <wp:inline distT="0" distB="0" distL="0" distR="0" wp14:anchorId="41B1AAA7" wp14:editId="57ECB084">
            <wp:extent cx="4886069" cy="2880000"/>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6069" cy="2880000"/>
                    </a:xfrm>
                    <a:prstGeom prst="rect">
                      <a:avLst/>
                    </a:prstGeom>
                  </pic:spPr>
                </pic:pic>
              </a:graphicData>
            </a:graphic>
          </wp:inline>
        </w:drawing>
      </w:r>
    </w:p>
    <w:p w14:paraId="634DFB61" w14:textId="5B78B19F" w:rsidR="00DA3A36" w:rsidRDefault="00DA3A36" w:rsidP="00DA3A36">
      <w:r w:rsidRPr="00180CD0">
        <w:rPr>
          <w:b/>
        </w:rPr>
        <w:t>Figure 2</w:t>
      </w:r>
      <w:r>
        <w:t xml:space="preserve">: </w:t>
      </w:r>
      <w:r w:rsidRPr="00180CD0">
        <w:rPr>
          <w:b/>
        </w:rPr>
        <w:t xml:space="preserve">Age demography and household composition of Gauteng, South Africa simulated by </w:t>
      </w:r>
      <w:r w:rsidR="00E001B2">
        <w:rPr>
          <w:b/>
        </w:rPr>
        <w:t>TB-</w:t>
      </w:r>
      <w:r w:rsidR="0021540B">
        <w:rPr>
          <w:b/>
        </w:rPr>
        <w:t>Fundi</w:t>
      </w:r>
      <w:r>
        <w:t>. (</w:t>
      </w:r>
      <w:r>
        <w:rPr>
          <w:b/>
        </w:rPr>
        <w:t>a</w:t>
      </w:r>
      <w:r>
        <w:t xml:space="preserve">) Bars show the </w:t>
      </w:r>
      <w:r w:rsidR="00DF5FC2">
        <w:t xml:space="preserve">population </w:t>
      </w:r>
      <w:r>
        <w:t>age distribution</w:t>
      </w:r>
      <w:r w:rsidR="00DF5FC2">
        <w:t xml:space="preserve"> </w:t>
      </w:r>
      <w:r>
        <w:t xml:space="preserve">in 5-year bins simulated by </w:t>
      </w:r>
      <w:r w:rsidR="00E001B2">
        <w:t>TB-</w:t>
      </w:r>
      <w:r w:rsidR="0021540B">
        <w:t>Fundi</w:t>
      </w:r>
      <w:r>
        <w:t xml:space="preserve">. Gray line shows the </w:t>
      </w:r>
      <w:r w:rsidR="00DF5FC2">
        <w:t xml:space="preserve">population </w:t>
      </w:r>
      <w:r>
        <w:t>age distribution based on 2011 population census data. (</w:t>
      </w:r>
      <w:r w:rsidRPr="00180CD0">
        <w:rPr>
          <w:b/>
        </w:rPr>
        <w:t>b</w:t>
      </w:r>
      <w:r>
        <w:t xml:space="preserve">) Simulated distribution of household composition for different types of households (with children &lt;16 years of age; with senior adults &gt;64 years of age; multigenerational-households; different household sizes). The </w:t>
      </w:r>
      <w:r w:rsidR="00F25A6C">
        <w:t xml:space="preserve">reported mean </w:t>
      </w:r>
      <w:r>
        <w:t xml:space="preserve">household size </w:t>
      </w:r>
      <w:r w:rsidR="00F25A6C">
        <w:t>in</w:t>
      </w:r>
      <w:r>
        <w:t xml:space="preserve"> Gauteng in 2011 was 3 members per household.  </w:t>
      </w:r>
    </w:p>
    <w:p w14:paraId="3BCE7F97" w14:textId="77777777" w:rsidR="00DA3A36" w:rsidRPr="00DA3A36" w:rsidRDefault="00DA3A36" w:rsidP="00DA3A36"/>
    <w:p w14:paraId="6BEA3157" w14:textId="52E212B1" w:rsidR="00106A86" w:rsidRDefault="00E001B2" w:rsidP="00C76393">
      <w:r>
        <w:t>TB-</w:t>
      </w:r>
      <w:r w:rsidR="0021540B">
        <w:t>F</w:t>
      </w:r>
      <w:r w:rsidR="003E3592">
        <w:t>undi</w:t>
      </w:r>
      <w:r w:rsidR="00B90949">
        <w:t xml:space="preserve"> assigns the age of </w:t>
      </w:r>
      <w:r w:rsidR="00EE5FC3">
        <w:t>all</w:t>
      </w:r>
      <w:r w:rsidR="00B90949">
        <w:t xml:space="preserve"> individual</w:t>
      </w:r>
      <w:r w:rsidR="00EE5FC3">
        <w:t>s</w:t>
      </w:r>
      <w:r w:rsidR="00106A86">
        <w:t xml:space="preserve"> by multinomial sampling from </w:t>
      </w:r>
      <w:r w:rsidR="00B90949">
        <w:t>age demography data</w:t>
      </w:r>
      <w:r w:rsidR="00106A86">
        <w:t xml:space="preserve"> (in 5-years bin) for each administrative region</w:t>
      </w:r>
      <w:r w:rsidR="00B90949">
        <w:t xml:space="preserve"> collected from population census</w:t>
      </w:r>
      <w:r w:rsidR="00DA3A36">
        <w:t xml:space="preserve"> (Fig. 2a)</w:t>
      </w:r>
      <w:r w:rsidR="00B90949">
        <w:t>.</w:t>
      </w:r>
      <w:sdt>
        <w:sdtPr>
          <w:rPr>
            <w:color w:val="000000"/>
            <w:vertAlign w:val="superscript"/>
          </w:rPr>
          <w:tag w:val="MENDELEY_CITATION_v3_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"/>
          <w:id w:val="-508674792"/>
          <w:placeholder>
            <w:docPart w:val="DefaultPlaceholder_-1854013440"/>
          </w:placeholder>
        </w:sdtPr>
        <w:sdtEndPr/>
        <w:sdtContent>
          <w:r w:rsidR="006E17B9" w:rsidRPr="006E17B9">
            <w:rPr>
              <w:color w:val="000000"/>
              <w:vertAlign w:val="superscript"/>
            </w:rPr>
            <w:t>3</w:t>
          </w:r>
        </w:sdtContent>
      </w:sdt>
      <w:r w:rsidR="00B90949">
        <w:t xml:space="preserve"> This is followed by sorting individuals</w:t>
      </w:r>
      <w:r w:rsidR="00106A86">
        <w:t xml:space="preserve"> </w:t>
      </w:r>
      <w:r w:rsidR="00B90949">
        <w:t>into</w:t>
      </w:r>
      <w:r w:rsidR="00106A86">
        <w:t xml:space="preserve"> different</w:t>
      </w:r>
      <w:r w:rsidR="00B90949">
        <w:t xml:space="preserve"> households</w:t>
      </w:r>
      <w:r w:rsidR="00106A86">
        <w:t xml:space="preserve"> based </w:t>
      </w:r>
      <w:r w:rsidR="00B90949">
        <w:t>on household size and composition data collated by the United Nations Population Division</w:t>
      </w:r>
      <w:r w:rsidR="00DA3A36">
        <w:t xml:space="preserve"> (Fig 2b)</w:t>
      </w:r>
      <w:r w:rsidR="00B90949">
        <w:t>.</w:t>
      </w:r>
      <w:sdt>
        <w:sdtPr>
          <w:rPr>
            <w:color w:val="000000"/>
            <w:vertAlign w:val="superscript"/>
          </w:rPr>
          <w:tag w:val="MENDELEY_CITATION_v3_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"/>
          <w:id w:val="-1190130851"/>
          <w:placeholder>
            <w:docPart w:val="DefaultPlaceholder_-1854013440"/>
          </w:placeholder>
        </w:sdtPr>
        <w:sdtEndPr/>
        <w:sdtContent>
          <w:r w:rsidR="006E17B9" w:rsidRPr="006E17B9">
            <w:rPr>
              <w:color w:val="000000"/>
              <w:vertAlign w:val="superscript"/>
            </w:rPr>
            <w:t>4</w:t>
          </w:r>
        </w:sdtContent>
      </w:sdt>
      <w:r w:rsidR="00B90949">
        <w:t xml:space="preserve"> </w:t>
      </w:r>
      <w:r w:rsidR="00EE5FC3">
        <w:t xml:space="preserve">For each </w:t>
      </w:r>
      <w:r w:rsidR="005441FA">
        <w:t>administrative region,</w:t>
      </w:r>
      <w:r w:rsidR="00106A86">
        <w:t xml:space="preserve"> </w:t>
      </w:r>
      <w:r>
        <w:t>TB-</w:t>
      </w:r>
      <w:r w:rsidR="0021540B">
        <w:t>F</w:t>
      </w:r>
      <w:r w:rsidR="003E3592">
        <w:t>undi</w:t>
      </w:r>
      <w:r w:rsidR="00106A86">
        <w:t xml:space="preserve"> first calculate</w:t>
      </w:r>
      <w:r w:rsidR="003E3592">
        <w:t>s</w:t>
      </w:r>
      <w:r w:rsidR="00106A86">
        <w:t xml:space="preserve"> the expected number of households (</w:t>
      </w:r>
      <m:oMath>
        <m:sSub>
          <m:sSubPr>
            <m:ctrlPr>
              <w:rPr>
                <w:rFonts w:ascii="Cambria Math" w:hAnsi="Cambria Math"/>
                <w:i/>
              </w:rPr>
            </m:ctrlPr>
          </m:sSubPr>
          <m:e>
            <m:r>
              <w:rPr>
                <w:rFonts w:ascii="Cambria Math" w:hAnsi="Cambria Math"/>
              </w:rPr>
              <m:t>n</m:t>
            </m:r>
          </m:e>
          <m:sub>
            <m:r>
              <m:rPr>
                <m:sty m:val="p"/>
              </m:rPr>
              <w:rPr>
                <w:rFonts w:ascii="Cambria Math" w:hAnsi="Cambria Math"/>
              </w:rPr>
              <m:t>household</m:t>
            </m:r>
          </m:sub>
        </m:sSub>
      </m:oMath>
      <w:r w:rsidR="00106A86">
        <w:t>) by dividing the total population with the reported average household size (</w:t>
      </w:r>
      <m:oMath>
        <m:sSub>
          <m:sSubPr>
            <m:ctrlPr>
              <w:rPr>
                <w:rFonts w:ascii="Cambria Math" w:hAnsi="Cambria Math"/>
                <w:i/>
              </w:rPr>
            </m:ctrlPr>
          </m:sSubPr>
          <m:e>
            <m:r>
              <w:rPr>
                <w:rFonts w:ascii="Cambria Math" w:hAnsi="Cambria Math"/>
              </w:rPr>
              <m:t>μ</m:t>
            </m:r>
          </m:e>
          <m:sub>
            <m:r>
              <m:rPr>
                <m:sty m:val="p"/>
              </m:rPr>
              <w:rPr>
                <w:rFonts w:ascii="Cambria Math" w:hAnsi="Cambria Math"/>
              </w:rPr>
              <m:t>household</m:t>
            </m:r>
          </m:sub>
        </m:sSub>
      </m:oMath>
      <w:r w:rsidR="00106A86">
        <w:t>)</w:t>
      </w:r>
      <w:r w:rsidR="005B1362">
        <w:t xml:space="preserve"> data</w:t>
      </w:r>
      <w:r w:rsidR="00106A86">
        <w:t xml:space="preserve">. </w:t>
      </w:r>
      <w:r>
        <w:t>TB-</w:t>
      </w:r>
      <w:r w:rsidR="0021540B">
        <w:t>F</w:t>
      </w:r>
      <w:r w:rsidR="003E3592">
        <w:t xml:space="preserve">undi </w:t>
      </w:r>
      <w:r w:rsidR="00106A86">
        <w:t>then randomly sample</w:t>
      </w:r>
      <w:r w:rsidR="005B1362">
        <w:t xml:space="preserve"> </w:t>
      </w:r>
      <m:oMath>
        <m:sSub>
          <m:sSubPr>
            <m:ctrlPr>
              <w:rPr>
                <w:rFonts w:ascii="Cambria Math" w:hAnsi="Cambria Math"/>
                <w:i/>
              </w:rPr>
            </m:ctrlPr>
          </m:sSubPr>
          <m:e>
            <m:r>
              <w:rPr>
                <w:rFonts w:ascii="Cambria Math" w:hAnsi="Cambria Math"/>
              </w:rPr>
              <m:t>n</m:t>
            </m:r>
          </m:e>
          <m:sub>
            <m:r>
              <m:rPr>
                <m:sty m:val="p"/>
              </m:rPr>
              <w:rPr>
                <w:rFonts w:ascii="Cambria Math" w:hAnsi="Cambria Math"/>
              </w:rPr>
              <m:t>household</m:t>
            </m:r>
          </m:sub>
        </m:sSub>
      </m:oMath>
      <w:r w:rsidR="00106A86">
        <w:t xml:space="preserve"> individuals who would be the head of households based on reported age-stratified proportions. This is followed by calculating the expected size of households with multiple members (</w:t>
      </w:r>
      <m:oMath>
        <m:sSub>
          <m:sSubPr>
            <m:ctrlPr>
              <w:rPr>
                <w:rFonts w:ascii="Cambria Math" w:hAnsi="Cambria Math"/>
                <w:i/>
              </w:rPr>
            </m:ctrlPr>
          </m:sSubPr>
          <m:e>
            <m:r>
              <w:rPr>
                <w:rFonts w:ascii="Cambria Math" w:hAnsi="Cambria Math"/>
              </w:rPr>
              <m:t>s</m:t>
            </m:r>
          </m:e>
          <m:sub>
            <m:r>
              <m:rPr>
                <m:nor/>
              </m:rPr>
              <w:rPr>
                <w:rFonts w:ascii="Cambria Math" w:hAnsi="Cambria Math"/>
              </w:rPr>
              <m:t>&gt;1 member</m:t>
            </m:r>
          </m:sub>
        </m:sSub>
      </m:oMath>
      <w:r w:rsidR="00106A86">
        <w:t xml:space="preserve">) by: </w:t>
      </w:r>
    </w:p>
    <w:p w14:paraId="0AAE7FE8" w14:textId="381A29D7" w:rsidR="00106A86" w:rsidRPr="00106A86" w:rsidRDefault="0086029C" w:rsidP="00C76393">
      <m:oMathPara>
        <m:oMath>
          <m:sSub>
            <m:sSubPr>
              <m:ctrlPr>
                <w:rPr>
                  <w:rFonts w:ascii="Cambria Math" w:hAnsi="Cambria Math"/>
                  <w:i/>
                </w:rPr>
              </m:ctrlPr>
            </m:sSubPr>
            <m:e>
              <m:r>
                <w:rPr>
                  <w:rFonts w:ascii="Cambria Math" w:hAnsi="Cambria Math"/>
                </w:rPr>
                <m:t>s</m:t>
              </m:r>
            </m:e>
            <m:sub>
              <m:r>
                <m:rPr>
                  <m:nor/>
                </m:rPr>
                <w:rPr>
                  <w:rFonts w:ascii="Cambria Math" w:hAnsi="Cambria Math"/>
                </w:rPr>
                <m:t>&gt;1-member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m:rPr>
                      <m:sty m:val="p"/>
                    </m:rPr>
                    <w:rPr>
                      <w:rFonts w:ascii="Cambria Math" w:hAnsi="Cambria Math"/>
                    </w:rPr>
                    <m:t>household</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m:rPr>
                      <m:nor/>
                    </m:rPr>
                    <w:rPr>
                      <w:rFonts w:ascii="Cambria Math" w:hAnsi="Cambria Math"/>
                    </w:rPr>
                    <m:t>1-member</m:t>
                  </m:r>
                </m:sub>
              </m:sSub>
            </m:num>
            <m:den>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1-member</m:t>
                  </m:r>
                </m:sub>
              </m:sSub>
            </m:den>
          </m:f>
        </m:oMath>
      </m:oMathPara>
    </w:p>
    <w:p w14:paraId="1EB1D4B4" w14:textId="0C5176AC" w:rsidR="00EE5FC3" w:rsidRDefault="00106A86" w:rsidP="00C76393">
      <w:r>
        <w:lastRenderedPageBreak/>
        <w:t xml:space="preserve">where </w:t>
      </w:r>
      <m:oMath>
        <m:sSub>
          <m:sSubPr>
            <m:ctrlPr>
              <w:rPr>
                <w:rFonts w:ascii="Cambria Math" w:hAnsi="Cambria Math"/>
                <w:i/>
              </w:rPr>
            </m:ctrlPr>
          </m:sSubPr>
          <m:e>
            <m:r>
              <w:rPr>
                <w:rFonts w:ascii="Cambria Math" w:hAnsi="Cambria Math"/>
              </w:rPr>
              <m:t>p</m:t>
            </m:r>
          </m:e>
          <m:sub>
            <m:r>
              <m:rPr>
                <m:nor/>
              </m:rPr>
              <w:rPr>
                <w:rFonts w:ascii="Cambria Math" w:hAnsi="Cambria Math"/>
              </w:rPr>
              <m:t>1-member</m:t>
            </m:r>
          </m:sub>
        </m:sSub>
      </m:oMath>
      <w:r>
        <w:t xml:space="preserve"> is the reported proportion of households with </w:t>
      </w:r>
      <w:r w:rsidR="00ED2C45">
        <w:t xml:space="preserve">only </w:t>
      </w:r>
      <w:r>
        <w:t xml:space="preserve">one member </w:t>
      </w:r>
      <w:r w:rsidR="005B1362">
        <w:t>from data</w:t>
      </w:r>
      <w:r>
        <w:t xml:space="preserve">. Among the sampled head of households, </w:t>
      </w:r>
      <w:r w:rsidR="00E001B2">
        <w:t>TB-</w:t>
      </w:r>
      <w:r w:rsidR="0021540B">
        <w:t>F</w:t>
      </w:r>
      <w:r w:rsidR="0026522A">
        <w:t>undi</w:t>
      </w:r>
      <w:r w:rsidR="005B1362">
        <w:t xml:space="preserve"> </w:t>
      </w:r>
      <w:r>
        <w:t xml:space="preserve">randomly sample </w:t>
      </w:r>
      <m:oMath>
        <m:sSub>
          <m:sSubPr>
            <m:ctrlPr>
              <w:rPr>
                <w:rFonts w:ascii="Cambria Math" w:hAnsi="Cambria Math"/>
                <w:i/>
              </w:rPr>
            </m:ctrlPr>
          </m:sSubPr>
          <m:e>
            <m:r>
              <w:rPr>
                <w:rFonts w:ascii="Cambria Math" w:hAnsi="Cambria Math"/>
              </w:rPr>
              <m:t>p</m:t>
            </m:r>
          </m:e>
          <m:sub>
            <m:r>
              <m:rPr>
                <m:nor/>
              </m:rPr>
              <w:rPr>
                <w:rFonts w:ascii="Cambria Math" w:hAnsi="Cambria Math"/>
              </w:rPr>
              <m:t>1-member</m:t>
            </m:r>
          </m:sub>
        </m:sSub>
      </m:oMath>
      <w:r>
        <w:t xml:space="preserve"> proportion of them to be the single-member in their respective households. </w:t>
      </w:r>
      <w:r w:rsidR="00E001B2">
        <w:t>TB-</w:t>
      </w:r>
      <w:r w:rsidR="0021540B">
        <w:t>F</w:t>
      </w:r>
      <w:r w:rsidR="00513019">
        <w:t>undi</w:t>
      </w:r>
      <w:r w:rsidR="005B1362">
        <w:t xml:space="preserve"> then randomly generate </w:t>
      </w:r>
      <m:oMath>
        <m:sSub>
          <m:sSubPr>
            <m:ctrlPr>
              <w:rPr>
                <w:rFonts w:ascii="Cambria Math" w:hAnsi="Cambria Math"/>
                <w:i/>
              </w:rPr>
            </m:ctrlPr>
          </m:sSubPr>
          <m:e>
            <m:r>
              <w:rPr>
                <w:rFonts w:ascii="Cambria Math" w:hAnsi="Cambria Math"/>
              </w:rPr>
              <m:t>n</m:t>
            </m:r>
          </m:e>
          <m:sub>
            <m:r>
              <m:rPr>
                <m:sty m:val="p"/>
              </m:rPr>
              <w:rPr>
                <w:rFonts w:ascii="Cambria Math" w:hAnsi="Cambria Math"/>
              </w:rPr>
              <m:t>household</m:t>
            </m:r>
          </m:sub>
        </m:sSub>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1-member</m:t>
            </m:r>
          </m:sub>
        </m:sSub>
      </m:oMath>
      <w:r w:rsidR="005B1362">
        <w:t xml:space="preserve">) households, each assigned with the previously sampled head of household and a number of members drawn from a Poisson distribution with an expected number of </w:t>
      </w:r>
      <m:oMath>
        <m:sSub>
          <m:sSubPr>
            <m:ctrlPr>
              <w:rPr>
                <w:rFonts w:ascii="Cambria Math" w:hAnsi="Cambria Math"/>
                <w:i/>
              </w:rPr>
            </m:ctrlPr>
          </m:sSubPr>
          <m:e>
            <m:r>
              <w:rPr>
                <w:rFonts w:ascii="Cambria Math" w:hAnsi="Cambria Math"/>
              </w:rPr>
              <m:t>s</m:t>
            </m:r>
          </m:e>
          <m:sub>
            <m:r>
              <m:rPr>
                <m:nor/>
              </m:rPr>
              <w:rPr>
                <w:rFonts w:ascii="Cambria Math" w:hAnsi="Cambria Math"/>
              </w:rPr>
              <m:t>&gt;1-member</m:t>
            </m:r>
          </m:sub>
        </m:sSub>
      </m:oMath>
      <w:r w:rsidR="005B1362">
        <w:t xml:space="preserve"> members (which include the head of household as well). </w:t>
      </w:r>
      <w:r w:rsidR="00E001B2">
        <w:t>TB-</w:t>
      </w:r>
      <w:r w:rsidR="0021540B">
        <w:t>F</w:t>
      </w:r>
      <w:r w:rsidR="00513019">
        <w:t>undi</w:t>
      </w:r>
      <w:r w:rsidR="005B1362">
        <w:t xml:space="preserve"> then randomly sample a number of households with children &lt;15 years of age based on the reported proportion in</w:t>
      </w:r>
      <w:r w:rsidR="00067B56">
        <w:t xml:space="preserve"> the</w:t>
      </w:r>
      <w:r w:rsidR="005B1362">
        <w:t xml:space="preserve"> data and randomly distribute</w:t>
      </w:r>
      <w:r w:rsidR="00CC42B3">
        <w:t>s</w:t>
      </w:r>
      <w:r w:rsidR="005B1362">
        <w:t xml:space="preserve"> all children of that age group into those households, ensuring that the Poisson-sampled number of members in those households </w:t>
      </w:r>
      <w:r w:rsidR="00CC42B3">
        <w:t xml:space="preserve">is </w:t>
      </w:r>
      <w:r w:rsidR="005B1362">
        <w:t xml:space="preserve">not exceeded. This is </w:t>
      </w:r>
      <w:r w:rsidR="00D01D14">
        <w:t xml:space="preserve">also </w:t>
      </w:r>
      <w:r w:rsidR="005B1362">
        <w:t>done for household with adults &gt;64 years of ag</w:t>
      </w:r>
      <w:r w:rsidR="00D01D14">
        <w:t>e</w:t>
      </w:r>
      <w:r w:rsidR="005B1362">
        <w:t>. Finally, all remaining individuals are randomly distributed into multi-member households with remaining vacancies.</w:t>
      </w:r>
      <w:r w:rsidR="00EE5FC3">
        <w:t xml:space="preserve"> Households (and as such, the individuals living in these households) are then </w:t>
      </w:r>
      <w:r w:rsidR="00420072">
        <w:t>randomly</w:t>
      </w:r>
      <w:r w:rsidR="00EE5FC3">
        <w:t xml:space="preserve"> assigned locations on the grid-cells </w:t>
      </w:r>
      <w:r w:rsidR="001F6F52">
        <w:t xml:space="preserve">in </w:t>
      </w:r>
      <w:r w:rsidR="00EE5FC3">
        <w:t>each administrative regio</w:t>
      </w:r>
      <w:r w:rsidR="00420072">
        <w:t>n based on t</w:t>
      </w:r>
      <w:r w:rsidR="00EE5FC3">
        <w:t xml:space="preserve">he probability that household </w:t>
      </w:r>
      <m:oMath>
        <m:r>
          <w:rPr>
            <w:rFonts w:ascii="Cambria Math" w:hAnsi="Cambria Math"/>
          </w:rPr>
          <m:t>i</m:t>
        </m:r>
      </m:oMath>
      <w:r w:rsidR="00EE5FC3">
        <w:t xml:space="preserve"> of size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EE5FC3">
        <w:t xml:space="preserve"> will be located in grid-cell </w:t>
      </w:r>
      <m:oMath>
        <m:r>
          <w:rPr>
            <w:rFonts w:ascii="Cambria Math" w:hAnsi="Cambria Math"/>
          </w:rPr>
          <m:t>l</m:t>
        </m:r>
      </m:oMath>
      <w:r w:rsidR="00EE5FC3">
        <w:t xml:space="preserve"> where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rsidR="00EE5FC3">
        <w:t xml:space="preserve"> number of individuals estimated to be residing in is: </w:t>
      </w:r>
    </w:p>
    <w:p w14:paraId="0C0284A1" w14:textId="5ABCA522" w:rsidR="00EE5FC3" w:rsidRPr="00EE5FC3" w:rsidRDefault="0086029C" w:rsidP="00C76393">
      <m:oMathPara>
        <m:oMath>
          <m:sSub>
            <m:sSubPr>
              <m:ctrlPr>
                <w:rPr>
                  <w:rFonts w:ascii="Cambria Math" w:hAnsi="Cambria Math"/>
                  <w:i/>
                </w:rPr>
              </m:ctrlPr>
            </m:sSubPr>
            <m:e>
              <m:r>
                <w:rPr>
                  <w:rFonts w:ascii="Cambria Math" w:hAnsi="Cambria Math"/>
                </w:rPr>
                <m:t>p</m:t>
              </m:r>
            </m:e>
            <m:sub>
              <m:r>
                <w:rPr>
                  <w:rFonts w:ascii="Cambria Math" w:hAnsi="Cambria Math"/>
                </w:rPr>
                <m:t>i→l</m:t>
              </m:r>
            </m:sub>
          </m:sSub>
          <m:r>
            <w:rPr>
              <w:rFonts w:ascii="Cambria Math" w:hAnsi="Cambria Math"/>
            </w:rPr>
            <m:t>=C</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i</m:t>
                          </m:r>
                        </m:sub>
                      </m:sSub>
                    </m:e>
                  </m:nary>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m:t>
                      </m:r>
                    </m:sub>
                  </m:sSub>
                </m:num>
                <m:den>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n</m:t>
                          </m:r>
                        </m:e>
                        <m:sub>
                          <m:r>
                            <w:rPr>
                              <w:rFonts w:ascii="Cambria Math" w:hAnsi="Cambria Math"/>
                            </w:rPr>
                            <m:t>l</m:t>
                          </m:r>
                        </m:sub>
                      </m:sSub>
                    </m:e>
                  </m:nary>
                </m:den>
              </m:f>
            </m:e>
          </m:d>
        </m:oMath>
      </m:oMathPara>
    </w:p>
    <w:p w14:paraId="37B2F591" w14:textId="06B6FB3E" w:rsidR="001B2740" w:rsidRDefault="00EE5FC3" w:rsidP="00C76393">
      <w:r>
        <w:t xml:space="preserve">where </w:t>
      </w:r>
      <m:oMath>
        <m:r>
          <w:rPr>
            <w:rFonts w:ascii="Cambria Math" w:hAnsi="Cambria Math"/>
          </w:rPr>
          <m:t>C</m:t>
        </m:r>
      </m:oMath>
      <w:r>
        <w:t xml:space="preserve"> is a normalizing constant such that </w:t>
      </w:r>
      <m:oMath>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p</m:t>
                </m:r>
              </m:e>
              <m:sub>
                <m:r>
                  <w:rPr>
                    <w:rFonts w:ascii="Cambria Math" w:hAnsi="Cambria Math"/>
                  </w:rPr>
                  <m:t>i→l</m:t>
                </m:r>
              </m:sub>
            </m:sSub>
          </m:e>
        </m:nary>
        <m:r>
          <w:rPr>
            <w:rFonts w:ascii="Cambria Math" w:hAnsi="Cambria Math"/>
          </w:rPr>
          <m:t>=1</m:t>
        </m:r>
      </m:oMath>
      <w:r>
        <w:t xml:space="preserve">. </w:t>
      </w:r>
      <w:r w:rsidR="00B90949">
        <w:t xml:space="preserve">Figure 2 shows the overall age demography and household composition of the population in Gauteng simulated by </w:t>
      </w:r>
      <w:r w:rsidR="00E001B2">
        <w:t>TB-</w:t>
      </w:r>
      <w:r w:rsidR="0021540B">
        <w:t>FUNDI</w:t>
      </w:r>
      <w:r w:rsidR="00B90949">
        <w:t xml:space="preserve">. </w:t>
      </w:r>
    </w:p>
    <w:p w14:paraId="4E58AAC9" w14:textId="68CC8E0B" w:rsidR="00B90949" w:rsidRDefault="00B90949" w:rsidP="00C76393"/>
    <w:p w14:paraId="0A72293F" w14:textId="13910214" w:rsidR="00F2259A" w:rsidRDefault="00F2259A" w:rsidP="00F2259A">
      <w:pPr>
        <w:pStyle w:val="Heading2"/>
      </w:pPr>
      <w:r>
        <w:t xml:space="preserve">Schools and </w:t>
      </w:r>
      <w:r w:rsidR="00635EA4">
        <w:t>W</w:t>
      </w:r>
      <w:r>
        <w:t xml:space="preserve">orkplaces </w:t>
      </w:r>
    </w:p>
    <w:p w14:paraId="42CAAF5A" w14:textId="4EDCA84B" w:rsidR="008B56BB" w:rsidRDefault="00E43A3A" w:rsidP="008B56BB">
      <w:r>
        <w:rPr>
          <w:noProof/>
        </w:rPr>
        <w:drawing>
          <wp:inline distT="0" distB="0" distL="0" distR="0" wp14:anchorId="27D1CEF0" wp14:editId="7A2B4302">
            <wp:extent cx="5727700" cy="19792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979247"/>
                    </a:xfrm>
                    <a:prstGeom prst="rect">
                      <a:avLst/>
                    </a:prstGeom>
                  </pic:spPr>
                </pic:pic>
              </a:graphicData>
            </a:graphic>
          </wp:inline>
        </w:drawing>
      </w:r>
    </w:p>
    <w:p w14:paraId="136536B8" w14:textId="34D13791" w:rsidR="00E43A3A" w:rsidRDefault="00E43A3A" w:rsidP="00C76393">
      <w:r w:rsidRPr="00180CD0">
        <w:rPr>
          <w:b/>
        </w:rPr>
        <w:t xml:space="preserve">Figure </w:t>
      </w:r>
      <w:r>
        <w:rPr>
          <w:b/>
        </w:rPr>
        <w:t>3</w:t>
      </w:r>
      <w:r>
        <w:t xml:space="preserve">: </w:t>
      </w:r>
      <w:r>
        <w:rPr>
          <w:b/>
        </w:rPr>
        <w:t>Simulated schools and workplaces</w:t>
      </w:r>
      <w:r>
        <w:t>. (</w:t>
      </w:r>
      <w:r>
        <w:rPr>
          <w:b/>
        </w:rPr>
        <w:t>a</w:t>
      </w:r>
      <w:r>
        <w:t xml:space="preserve">) Example grid-cell locations of schools (marked as red crosses) in Gauteng. Blue dots surrounding a school (red cross) represent the </w:t>
      </w:r>
      <w:r>
        <w:lastRenderedPageBreak/>
        <w:t>grid-cell locations of students attending the school. (</w:t>
      </w:r>
      <w:r w:rsidRPr="00E43A3A">
        <w:rPr>
          <w:b/>
        </w:rPr>
        <w:t>b</w:t>
      </w:r>
      <w:r>
        <w:t>) Example grid-cell location of a workplace (red cross) in Gauteng. Blue dots surrounding a workplace represent the grid-cell locations of employees employed at the workplace. (</w:t>
      </w:r>
      <w:r w:rsidRPr="00E43A3A">
        <w:rPr>
          <w:b/>
        </w:rPr>
        <w:t>c</w:t>
      </w:r>
      <w:r>
        <w:t xml:space="preserve">) Assumed Zipf distribution with shape parameter </w:t>
      </w:r>
      <m:oMath>
        <m:r>
          <w:rPr>
            <w:rFonts w:ascii="Cambria Math" w:hAnsi="Cambria Math"/>
          </w:rPr>
          <m:t>α=0.983</m:t>
        </m:r>
      </m:oMath>
      <w:r>
        <w:t xml:space="preserve"> for workplace employee sizes in Gauteng.  </w:t>
      </w:r>
    </w:p>
    <w:p w14:paraId="5A61C7B0" w14:textId="77777777" w:rsidR="00E43A3A" w:rsidRDefault="00E43A3A" w:rsidP="00C76393"/>
    <w:p w14:paraId="4A027DF6" w14:textId="73D78B18" w:rsidR="005B1362" w:rsidRDefault="0014704A" w:rsidP="00C76393">
      <w:r>
        <w:t xml:space="preserve">In TB-Fundi, schooling and employment are both explicitly simulated. </w:t>
      </w:r>
      <w:r w:rsidR="00F2259A">
        <w:t>Schools and workplaces are simulated in similar ways. For different school</w:t>
      </w:r>
      <w:r w:rsidR="00EE5FC3">
        <w:t xml:space="preserve">ing levels </w:t>
      </w:r>
      <w:r w:rsidR="00F2259A">
        <w:t>(i.e. primary and secondary) and workplaces</w:t>
      </w:r>
      <w:r w:rsidR="005441FA">
        <w:t xml:space="preserve"> in each administrative region</w:t>
      </w:r>
      <w:r w:rsidR="00F2259A">
        <w:t xml:space="preserve">, </w:t>
      </w:r>
      <w:r w:rsidR="00E001B2">
        <w:t>TB-</w:t>
      </w:r>
      <w:r w:rsidR="0021540B">
        <w:t>F</w:t>
      </w:r>
      <w:r w:rsidR="009C2CDC">
        <w:t>undi</w:t>
      </w:r>
      <w:r w:rsidR="00F2259A">
        <w:t xml:space="preserve"> first sample</w:t>
      </w:r>
      <w:r>
        <w:t>s</w:t>
      </w:r>
      <w:r w:rsidR="00F2259A">
        <w:t xml:space="preserve"> individuals of the stipulated age range (i.e. primary/secondary school age range or employment age range (e.g. 15-64 years))</w:t>
      </w:r>
      <w:r w:rsidR="005441FA">
        <w:t xml:space="preserve"> living in the administrative region</w:t>
      </w:r>
      <w:r w:rsidR="00F2259A">
        <w:t xml:space="preserve"> based on school enrollment and employment rate</w:t>
      </w:r>
      <w:r w:rsidR="00EE5FC3">
        <w:t xml:space="preserve"> data. </w:t>
      </w:r>
      <w:r w:rsidR="00E001B2">
        <w:t>TB-</w:t>
      </w:r>
      <w:r w:rsidR="0021540B">
        <w:t>F</w:t>
      </w:r>
      <w:r w:rsidR="009C2CDC">
        <w:t>undi</w:t>
      </w:r>
      <w:r w:rsidR="00EE5FC3">
        <w:t xml:space="preserve"> requires data on the number of schools (i.e. </w:t>
      </w:r>
      <m:oMath>
        <m:sSub>
          <m:sSubPr>
            <m:ctrlPr>
              <w:rPr>
                <w:rFonts w:ascii="Cambria Math" w:hAnsi="Cambria Math"/>
                <w:i/>
              </w:rPr>
            </m:ctrlPr>
          </m:sSubPr>
          <m:e>
            <m:r>
              <w:rPr>
                <w:rFonts w:ascii="Cambria Math" w:hAnsi="Cambria Math"/>
              </w:rPr>
              <m:t>n</m:t>
            </m:r>
          </m:e>
          <m:sub>
            <m:r>
              <m:rPr>
                <m:nor/>
              </m:rPr>
              <w:rPr>
                <w:rFonts w:ascii="Cambria Math" w:hAnsi="Cambria Math"/>
              </w:rPr>
              <m:t>primary school</m:t>
            </m:r>
          </m:sub>
        </m:sSub>
      </m:oMath>
      <w:r w:rsidR="00EE5FC3">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secondary school</m:t>
            </m:r>
          </m:sub>
        </m:sSub>
      </m:oMath>
      <w:r w:rsidR="006D113C">
        <w:t>; Fig. 3a</w:t>
      </w:r>
      <w:r w:rsidR="00EE5FC3">
        <w:t>) for each schooling level and the number of employment firms (</w:t>
      </w:r>
      <m:oMath>
        <m:sSub>
          <m:sSubPr>
            <m:ctrlPr>
              <w:rPr>
                <w:rFonts w:ascii="Cambria Math" w:hAnsi="Cambria Math"/>
                <w:i/>
              </w:rPr>
            </m:ctrlPr>
          </m:sSubPr>
          <m:e>
            <m:r>
              <w:rPr>
                <w:rFonts w:ascii="Cambria Math" w:hAnsi="Cambria Math"/>
              </w:rPr>
              <m:t>n</m:t>
            </m:r>
          </m:e>
          <m:sub>
            <m:r>
              <m:rPr>
                <m:nor/>
              </m:rPr>
              <w:rPr>
                <w:rFonts w:ascii="Cambria Math" w:hAnsi="Cambria Math"/>
              </w:rPr>
              <m:t>firm</m:t>
            </m:r>
          </m:sub>
        </m:sSub>
      </m:oMath>
      <w:r w:rsidR="006D113C">
        <w:t>; Fig. 3b</w:t>
      </w:r>
      <w:r w:rsidR="00EE5FC3">
        <w:t xml:space="preserve">) in each administrative region. </w:t>
      </w:r>
      <m:oMath>
        <m:sSub>
          <m:sSubPr>
            <m:ctrlPr>
              <w:rPr>
                <w:rFonts w:ascii="Cambria Math" w:hAnsi="Cambria Math"/>
                <w:i/>
              </w:rPr>
            </m:ctrlPr>
          </m:sSubPr>
          <m:e>
            <m:r>
              <w:rPr>
                <w:rFonts w:ascii="Cambria Math" w:hAnsi="Cambria Math"/>
              </w:rPr>
              <m:t>n</m:t>
            </m:r>
          </m:e>
          <m:sub>
            <m:r>
              <m:rPr>
                <m:nor/>
              </m:rPr>
              <w:rPr>
                <w:rFonts w:ascii="Cambria Math" w:hAnsi="Cambria Math"/>
              </w:rPr>
              <m:t>primary schools</m:t>
            </m:r>
          </m:sub>
        </m:sSub>
      </m:oMath>
      <w:r w:rsidR="00EE5FC3">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secondary schools</m:t>
            </m:r>
          </m:sub>
        </m:sSub>
      </m:oMath>
      <w:r w:rsidR="00EE5FC3">
        <w:t xml:space="preserve"> are often available from population census data. If data on </w:t>
      </w:r>
      <m:oMath>
        <m:sSub>
          <m:sSubPr>
            <m:ctrlPr>
              <w:rPr>
                <w:rFonts w:ascii="Cambria Math" w:hAnsi="Cambria Math"/>
                <w:i/>
              </w:rPr>
            </m:ctrlPr>
          </m:sSubPr>
          <m:e>
            <m:r>
              <w:rPr>
                <w:rFonts w:ascii="Cambria Math" w:hAnsi="Cambria Math"/>
              </w:rPr>
              <m:t>n</m:t>
            </m:r>
          </m:e>
          <m:sub>
            <m:r>
              <m:rPr>
                <m:nor/>
              </m:rPr>
              <w:rPr>
                <w:rFonts w:ascii="Cambria Math" w:hAnsi="Cambria Math"/>
              </w:rPr>
              <m:t>firm</m:t>
            </m:r>
          </m:sub>
        </m:sSub>
      </m:oMath>
      <w:r w:rsidR="00EE5FC3">
        <w:t xml:space="preserve"> are not available, </w:t>
      </w:r>
      <w:r w:rsidR="00E001B2">
        <w:t>TB-</w:t>
      </w:r>
      <w:r w:rsidR="0021540B">
        <w:t>F</w:t>
      </w:r>
      <w:r w:rsidR="009C2CDC">
        <w:t>undi</w:t>
      </w:r>
      <w:r w:rsidR="00EE5FC3">
        <w:t xml:space="preserve"> then assumes that the size of each firm </w:t>
      </w:r>
      <m:oMath>
        <m:sSub>
          <m:sSubPr>
            <m:ctrlPr>
              <w:rPr>
                <w:rFonts w:ascii="Cambria Math" w:hAnsi="Cambria Math"/>
                <w:i/>
              </w:rPr>
            </m:ctrlPr>
          </m:sSubPr>
          <m:e>
            <m:r>
              <w:rPr>
                <w:rFonts w:ascii="Cambria Math" w:hAnsi="Cambria Math"/>
              </w:rPr>
              <m:t>s</m:t>
            </m:r>
          </m:e>
          <m:sub>
            <m:r>
              <m:rPr>
                <m:nor/>
              </m:rPr>
              <w:rPr>
                <w:rFonts w:ascii="Cambria Math" w:hAnsi="Cambria Math"/>
              </w:rPr>
              <m:t>firm</m:t>
            </m:r>
          </m:sub>
        </m:sSub>
      </m:oMath>
      <w:r w:rsidR="00EE5FC3">
        <w:t xml:space="preserve"> follows the zipf distribution with the shape parameter </w:t>
      </w:r>
      <m:oMath>
        <m:r>
          <w:rPr>
            <w:rFonts w:ascii="Cambria Math" w:hAnsi="Cambria Math"/>
          </w:rPr>
          <m:t>α</m:t>
        </m:r>
      </m:oMath>
      <w:r w:rsidR="00630B8D">
        <w:t xml:space="preserve"> (Fig. 3c)</w:t>
      </w:r>
      <w:r w:rsidR="00EE5FC3">
        <w:t>.</w:t>
      </w:r>
      <w:sdt>
        <w:sdtPr>
          <w:rPr>
            <w:color w:val="000000"/>
            <w:vertAlign w:val="superscript"/>
          </w:rPr>
          <w:tag w:val="MENDELEY_CITATION_v3_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"/>
          <w:id w:val="-2080051558"/>
          <w:placeholder>
            <w:docPart w:val="DefaultPlaceholder_-1854013440"/>
          </w:placeholder>
        </w:sdtPr>
        <w:sdtEndPr/>
        <w:sdtContent>
          <w:r w:rsidR="006E17B9" w:rsidRPr="006E17B9">
            <w:rPr>
              <w:color w:val="000000"/>
              <w:vertAlign w:val="superscript"/>
            </w:rPr>
            <w:t>5</w:t>
          </w:r>
        </w:sdtContent>
      </w:sdt>
      <w:r w:rsidR="00EE5FC3">
        <w:t xml:space="preserve"> For Gauteng, </w:t>
      </w:r>
      <w:r w:rsidR="00E001B2">
        <w:t>TB-</w:t>
      </w:r>
      <w:r w:rsidR="0021540B">
        <w:t>F</w:t>
      </w:r>
      <w:r w:rsidR="009C2CDC">
        <w:t>undi</w:t>
      </w:r>
      <w:r w:rsidR="00EE5FC3">
        <w:t xml:space="preserve"> assumed that </w:t>
      </w:r>
      <m:oMath>
        <m:r>
          <w:rPr>
            <w:rFonts w:ascii="Cambria Math" w:hAnsi="Cambria Math"/>
          </w:rPr>
          <m:t>α=0.983</m:t>
        </m:r>
      </m:oMath>
      <w:r w:rsidR="00EE5FC3">
        <w:t xml:space="preserve"> based on reported employment size of selected industries.</w:t>
      </w:r>
      <w:sdt>
        <w:sdtPr>
          <w:rPr>
            <w:color w:val="000000"/>
            <w:vertAlign w:val="superscript"/>
          </w:rPr>
          <w:tag w:val="MENDELEY_CITATION_v3_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"/>
          <w:id w:val="410286208"/>
          <w:placeholder>
            <w:docPart w:val="DefaultPlaceholder_-1854013440"/>
          </w:placeholder>
        </w:sdtPr>
        <w:sdtEndPr/>
        <w:sdtContent>
          <w:r w:rsidR="006E17B9" w:rsidRPr="006E17B9">
            <w:rPr>
              <w:color w:val="000000"/>
              <w:vertAlign w:val="superscript"/>
            </w:rPr>
            <w:t>6</w:t>
          </w:r>
        </w:sdtContent>
      </w:sdt>
      <w:r w:rsidR="00EE5FC3">
        <w:t xml:space="preserve"> </w:t>
      </w:r>
      <w:r w:rsidR="00E001B2">
        <w:t>TB-</w:t>
      </w:r>
      <w:r w:rsidR="0021540B">
        <w:t>F</w:t>
      </w:r>
      <w:r w:rsidR="009C2CDC">
        <w:t>undi</w:t>
      </w:r>
      <w:r w:rsidR="00C026B4">
        <w:t xml:space="preserve"> </w:t>
      </w:r>
      <w:r w:rsidR="00420072">
        <w:t>then randomly select</w:t>
      </w:r>
      <w:r>
        <w:t>s</w:t>
      </w:r>
      <w:r w:rsidR="00420072">
        <w:t xml:space="preserve"> the grid-cell location </w:t>
      </w:r>
      <m:oMath>
        <m:r>
          <w:rPr>
            <w:rFonts w:ascii="Cambria Math" w:hAnsi="Cambria Math"/>
          </w:rPr>
          <m:t>l</m:t>
        </m:r>
      </m:oMath>
      <w:r w:rsidR="00420072">
        <w:t xml:space="preserve"> for </w:t>
      </w:r>
      <m:oMath>
        <m:sSub>
          <m:sSubPr>
            <m:ctrlPr>
              <w:rPr>
                <w:rFonts w:ascii="Cambria Math" w:hAnsi="Cambria Math"/>
                <w:i/>
              </w:rPr>
            </m:ctrlPr>
          </m:sSubPr>
          <m:e>
            <m:r>
              <w:rPr>
                <w:rFonts w:ascii="Cambria Math" w:hAnsi="Cambria Math"/>
              </w:rPr>
              <m:t>n</m:t>
            </m:r>
          </m:e>
          <m:sub>
            <m:r>
              <m:rPr>
                <m:nor/>
              </m:rPr>
              <w:rPr>
                <w:rFonts w:ascii="Cambria Math" w:hAnsi="Cambria Math"/>
              </w:rPr>
              <m:t>primary schools</m:t>
            </m:r>
          </m:sub>
        </m:sSub>
      </m:oMath>
      <w:r w:rsidR="00420072">
        <w:t xml:space="preserve">, </w:t>
      </w:r>
      <m:oMath>
        <m:sSub>
          <m:sSubPr>
            <m:ctrlPr>
              <w:rPr>
                <w:rFonts w:ascii="Cambria Math" w:hAnsi="Cambria Math"/>
                <w:i/>
              </w:rPr>
            </m:ctrlPr>
          </m:sSubPr>
          <m:e>
            <m:r>
              <w:rPr>
                <w:rFonts w:ascii="Cambria Math" w:hAnsi="Cambria Math"/>
              </w:rPr>
              <m:t>n</m:t>
            </m:r>
          </m:e>
          <m:sub>
            <m:r>
              <m:rPr>
                <m:nor/>
              </m:rPr>
              <w:rPr>
                <w:rFonts w:ascii="Cambria Math" w:hAnsi="Cambria Math"/>
              </w:rPr>
              <m:t>secondary schools</m:t>
            </m:r>
          </m:sub>
        </m:sSub>
      </m:oMath>
      <w:r w:rsidR="00420072">
        <w:t xml:space="preserve"> and </w:t>
      </w:r>
      <m:oMath>
        <m:sSub>
          <m:sSubPr>
            <m:ctrlPr>
              <w:rPr>
                <w:rFonts w:ascii="Cambria Math" w:hAnsi="Cambria Math"/>
                <w:i/>
              </w:rPr>
            </m:ctrlPr>
          </m:sSubPr>
          <m:e>
            <m:r>
              <w:rPr>
                <w:rFonts w:ascii="Cambria Math" w:hAnsi="Cambria Math"/>
              </w:rPr>
              <m:t>n</m:t>
            </m:r>
          </m:e>
          <m:sub>
            <m:r>
              <m:rPr>
                <m:nor/>
              </m:rPr>
              <w:rPr>
                <w:rFonts w:ascii="Cambria Math" w:hAnsi="Cambria Math"/>
              </w:rPr>
              <m:t>firm</m:t>
            </m:r>
          </m:sub>
        </m:sSub>
      </m:oMath>
      <w:r w:rsidR="00420072">
        <w:t xml:space="preserve"> based on the population density of the grid-cells (i.e.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m:t>
                </m:r>
              </m:sub>
            </m:sSub>
          </m:num>
          <m:den>
            <m:nary>
              <m:naryPr>
                <m:chr m:val="∑"/>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n</m:t>
                    </m:r>
                  </m:e>
                  <m:sub>
                    <m:r>
                      <w:rPr>
                        <w:rFonts w:ascii="Cambria Math" w:hAnsi="Cambria Math"/>
                      </w:rPr>
                      <m:t>l</m:t>
                    </m:r>
                  </m:sub>
                </m:sSub>
              </m:e>
            </m:nary>
          </m:den>
        </m:f>
      </m:oMath>
      <w:r w:rsidR="00420072">
        <w:t xml:space="preserve">).  Students and employees then “choose” the nearest school or workplace respectively based on the Haversine distance from their household location. </w:t>
      </w:r>
      <w:r w:rsidR="004266E5">
        <w:t>As arbitrary upper limits</w:t>
      </w:r>
      <w:r w:rsidR="00335A07">
        <w:t>, s</w:t>
      </w:r>
      <w:r w:rsidR="00420072">
        <w:t xml:space="preserve">tudents will not “choose” a school further than 25-km from their homes while the distance between workplaces and homes will not exceed 50-km. </w:t>
      </w:r>
    </w:p>
    <w:p w14:paraId="2BA97297" w14:textId="2DD7140B" w:rsidR="00335A07" w:rsidRDefault="00335A07" w:rsidP="00C76393"/>
    <w:p w14:paraId="21542EC3" w14:textId="063C9EA7" w:rsidR="002C32C3" w:rsidRDefault="0066697C" w:rsidP="002C32C3">
      <w:pPr>
        <w:pStyle w:val="Heading2"/>
      </w:pPr>
      <w:r>
        <w:t>C</w:t>
      </w:r>
      <w:r w:rsidR="002C32C3">
        <w:t>ommunity</w:t>
      </w:r>
      <w:r>
        <w:t xml:space="preserve"> C</w:t>
      </w:r>
      <w:r w:rsidR="002C32C3">
        <w:t>ontacts</w:t>
      </w:r>
    </w:p>
    <w:p w14:paraId="2F28A2A5" w14:textId="5539334B" w:rsidR="002C32C3" w:rsidRDefault="002C32C3" w:rsidP="002C32C3">
      <w:r>
        <w:rPr>
          <w:noProof/>
        </w:rPr>
        <w:lastRenderedPageBreak/>
        <w:drawing>
          <wp:inline distT="0" distB="0" distL="0" distR="0" wp14:anchorId="0E719FA9" wp14:editId="0AABC182">
            <wp:extent cx="5727700" cy="21042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104282"/>
                    </a:xfrm>
                    <a:prstGeom prst="rect">
                      <a:avLst/>
                    </a:prstGeom>
                  </pic:spPr>
                </pic:pic>
              </a:graphicData>
            </a:graphic>
          </wp:inline>
        </w:drawing>
      </w:r>
      <w:r>
        <w:t xml:space="preserve"> </w:t>
      </w:r>
    </w:p>
    <w:p w14:paraId="2B954089" w14:textId="36217103" w:rsidR="001F0448" w:rsidRDefault="001F0448" w:rsidP="001F0448">
      <w:r w:rsidRPr="001F0448">
        <w:rPr>
          <w:b/>
        </w:rPr>
        <w:t>Figure 4</w:t>
      </w:r>
      <w:r>
        <w:t xml:space="preserve">: </w:t>
      </w:r>
      <w:r w:rsidRPr="001F0448">
        <w:rPr>
          <w:b/>
        </w:rPr>
        <w:t xml:space="preserve">Probability of </w:t>
      </w:r>
      <w:r w:rsidR="002A2122">
        <w:rPr>
          <w:b/>
        </w:rPr>
        <w:t>random community contact</w:t>
      </w:r>
      <w:r w:rsidRPr="001F0448">
        <w:rPr>
          <w:b/>
        </w:rPr>
        <w:t xml:space="preserve"> between individuals residing in different grid-cell</w:t>
      </w:r>
      <w:r w:rsidR="00D3415E">
        <w:rPr>
          <w:b/>
        </w:rPr>
        <w:t xml:space="preserve"> locations</w:t>
      </w:r>
      <w:r>
        <w:t xml:space="preserve">. </w:t>
      </w:r>
      <w:r w:rsidR="00D3415E">
        <w:t xml:space="preserve">Each grid-cell is coloured by the probability of </w:t>
      </w:r>
      <w:r w:rsidR="002A2122">
        <w:t>community contact</w:t>
      </w:r>
      <w:r w:rsidR="00D3415E">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D3415E">
        <w:t xml:space="preserve">) to </w:t>
      </w:r>
      <w:r w:rsidR="002A2122">
        <w:t xml:space="preserve">individuals </w:t>
      </w:r>
      <w:r w:rsidR="00D3415E">
        <w:t xml:space="preserve">the index location marked by the arrow, as shown in the three example index locations.   </w:t>
      </w:r>
    </w:p>
    <w:p w14:paraId="1E5DBC11" w14:textId="01EB4677" w:rsidR="001F0448" w:rsidRDefault="001F0448" w:rsidP="001F0448"/>
    <w:p w14:paraId="39FAF9A1" w14:textId="7EF7B0CD" w:rsidR="001F0448" w:rsidRDefault="00C6505D" w:rsidP="001F0448">
      <w:r>
        <w:t xml:space="preserve">To estimate </w:t>
      </w:r>
      <w:r w:rsidR="001F0448">
        <w:t xml:space="preserve">the probability of random </w:t>
      </w:r>
      <w:r>
        <w:t xml:space="preserve">community </w:t>
      </w:r>
      <w:r w:rsidR="001F0448">
        <w:t>contact between individuals residing</w:t>
      </w:r>
      <w:r>
        <w:t xml:space="preserve"> in</w:t>
      </w:r>
      <w:r w:rsidR="001F0448">
        <w:t xml:space="preserve"> any two grid-cells within the simulated region</w:t>
      </w:r>
      <w:r>
        <w:t xml:space="preserve">, </w:t>
      </w:r>
      <w:r w:rsidR="00E001B2">
        <w:t>TB-</w:t>
      </w:r>
      <w:r w:rsidR="0021540B">
        <w:t>F</w:t>
      </w:r>
      <w:r w:rsidR="009C2CDC">
        <w:t>undi</w:t>
      </w:r>
      <w:r>
        <w:t xml:space="preserve"> assume</w:t>
      </w:r>
      <w:r w:rsidR="0014704A">
        <w:t>s</w:t>
      </w:r>
      <w:r>
        <w:t xml:space="preserve"> the universal visitation law of human mobility</w:t>
      </w:r>
      <w:r w:rsidR="00D3415E">
        <w:t xml:space="preserve"> (Fig. 4)</w:t>
      </w:r>
      <w:r>
        <w:t>.</w:t>
      </w:r>
      <w:sdt>
        <w:sdtPr>
          <w:rPr>
            <w:color w:val="000000"/>
            <w:vertAlign w:val="superscript"/>
          </w:rPr>
          <w:tag w:val="MENDELEY_CITATION_v3_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"/>
          <w:id w:val="-1459335199"/>
          <w:placeholder>
            <w:docPart w:val="78881E17F24CEB49A101231EE0B1499A"/>
          </w:placeholder>
        </w:sdtPr>
        <w:sdtEndPr/>
        <w:sdtContent>
          <w:r w:rsidR="006E17B9" w:rsidRPr="006E17B9">
            <w:rPr>
              <w:color w:val="000000"/>
              <w:vertAlign w:val="superscript"/>
            </w:rPr>
            <w:t>1</w:t>
          </w:r>
        </w:sdtContent>
      </w:sdt>
      <w:r>
        <w:t xml:space="preserve"> The probability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that individuals living in location grid-cell </w:t>
      </w:r>
      <m:oMath>
        <m:r>
          <w:rPr>
            <w:rFonts w:ascii="Cambria Math" w:hAnsi="Cambria Math"/>
          </w:rPr>
          <m:t>j</m:t>
        </m:r>
      </m:oMath>
      <w:r>
        <w:t xml:space="preserve"> visit</w:t>
      </w:r>
      <w:r w:rsidR="00EB67AF">
        <w:t>s</w:t>
      </w:r>
      <w:r>
        <w:t xml:space="preserve"> and </w:t>
      </w:r>
      <w:r w:rsidR="00EB67AF">
        <w:t xml:space="preserve">can </w:t>
      </w:r>
      <w:r>
        <w:t>thus be in contact with individuals</w:t>
      </w:r>
      <w:r w:rsidR="00A600A0">
        <w:t xml:space="preserve"> living</w:t>
      </w:r>
      <w:r>
        <w:t xml:space="preserve"> in grid-cell </w:t>
      </w:r>
      <m:oMath>
        <m:r>
          <w:rPr>
            <w:rFonts w:ascii="Cambria Math" w:hAnsi="Cambria Math"/>
          </w:rPr>
          <m:t>i</m:t>
        </m:r>
      </m:oMath>
      <w:r>
        <w:t xml:space="preserve"> is: </w:t>
      </w:r>
    </w:p>
    <w:p w14:paraId="01847344" w14:textId="51A81C5F" w:rsidR="00C6505D" w:rsidRPr="00C6505D" w:rsidRDefault="0086029C" w:rsidP="001F0448">
      <w:pPr>
        <w:rPr>
          <w:lang w:val="en-GB"/>
        </w:rPr>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lang w:val="en-GB"/>
            </w:rPr>
            <m:t>=C</m:t>
          </m:r>
          <m:f>
            <m:fPr>
              <m:ctrlPr>
                <w:rPr>
                  <w:rFonts w:ascii="Cambria Math" w:hAnsi="Cambria Math"/>
                  <w:i/>
                  <w:lang w:val="nl-NL"/>
                </w:rPr>
              </m:ctrlPr>
            </m:fPr>
            <m:num>
              <m:r>
                <w:rPr>
                  <w:rFonts w:ascii="Cambria Math" w:hAnsi="Cambria Math"/>
                  <w:lang w:val="en-GB"/>
                </w:rPr>
                <m:t>(</m:t>
              </m:r>
              <m:sSub>
                <m:sSubPr>
                  <m:ctrlPr>
                    <w:rPr>
                      <w:rFonts w:ascii="Cambria Math" w:hAnsi="Cambria Math"/>
                      <w:i/>
                    </w:rPr>
                  </m:ctrlPr>
                </m:sSubPr>
                <m:e>
                  <m:r>
                    <w:rPr>
                      <w:rFonts w:ascii="Cambria Math" w:hAnsi="Cambria Math"/>
                    </w:rPr>
                    <m:t>ρ</m:t>
                  </m:r>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lang w:val="en-GB"/>
                    </w:rPr>
                    <m:t>2</m:t>
                  </m:r>
                </m:sup>
              </m:sSubSup>
              <m:sSub>
                <m:sSubPr>
                  <m:ctrlPr>
                    <w:rPr>
                      <w:rFonts w:ascii="Cambria Math" w:hAnsi="Cambria Math"/>
                      <w:i/>
                    </w:rPr>
                  </m:ctrlPr>
                </m:sSubPr>
                <m:e>
                  <m:r>
                    <w:rPr>
                      <w:rFonts w:ascii="Cambria Math" w:hAnsi="Cambria Math"/>
                    </w:rPr>
                    <m:t>f</m:t>
                  </m:r>
                </m:e>
                <m:sub>
                  <m:r>
                    <m:rPr>
                      <m:nor/>
                    </m:rPr>
                    <w:rPr>
                      <w:rFonts w:ascii="Cambria Math" w:hAnsi="Cambria Math"/>
                      <w:lang w:val="en-GB"/>
                    </w:rPr>
                    <m:t>home</m:t>
                  </m:r>
                </m:sub>
              </m:sSub>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j</m:t>
                  </m:r>
                </m:sub>
              </m:sSub>
              <m:ctrlPr>
                <w:rPr>
                  <w:rFonts w:ascii="Cambria Math" w:hAnsi="Cambria Math"/>
                  <w:i/>
                </w:rPr>
              </m:ctrlPr>
            </m:num>
            <m:den>
              <m:sSubSup>
                <m:sSubSupPr>
                  <m:ctrlPr>
                    <w:rPr>
                      <w:rFonts w:ascii="Cambria Math" w:hAnsi="Cambria Math"/>
                      <w:i/>
                      <w:lang w:val="nl-NL"/>
                    </w:rPr>
                  </m:ctrlPr>
                </m:sSubSupPr>
                <m:e>
                  <m:r>
                    <w:rPr>
                      <w:rFonts w:ascii="Cambria Math" w:hAnsi="Cambria Math"/>
                      <w:lang w:val="nl-NL"/>
                    </w:rPr>
                    <m:t>d</m:t>
                  </m:r>
                </m:e>
                <m:sub>
                  <m:r>
                    <w:rPr>
                      <w:rFonts w:ascii="Cambria Math" w:hAnsi="Cambria Math"/>
                      <w:lang w:val="nl-NL"/>
                    </w:rPr>
                    <m:t>ij</m:t>
                  </m:r>
                </m:sub>
                <m:sup>
                  <m:r>
                    <w:rPr>
                      <w:rFonts w:ascii="Cambria Math" w:hAnsi="Cambria Math"/>
                      <w:lang w:val="en-GB"/>
                    </w:rPr>
                    <m:t>2</m:t>
                  </m:r>
                </m:sup>
              </m:sSubSup>
            </m:den>
          </m:f>
          <m:func>
            <m:funcPr>
              <m:ctrlPr>
                <w:rPr>
                  <w:rFonts w:ascii="Cambria Math" w:hAnsi="Cambria Math"/>
                  <w:i/>
                </w:rPr>
              </m:ctrlPr>
            </m:funcPr>
            <m:fName>
              <m:r>
                <m:rPr>
                  <m:sty m:val="p"/>
                </m:rPr>
                <w:rPr>
                  <w:rFonts w:ascii="Cambria Math" w:hAnsi="Cambria Math"/>
                  <w:lang w:val="en-GB"/>
                </w:rPr>
                <m:t>ln</m:t>
              </m:r>
            </m:fName>
            <m:e>
              <m:d>
                <m:dPr>
                  <m:ctrlPr>
                    <w:rPr>
                      <w:rFonts w:ascii="Cambria Math" w:hAnsi="Cambria Math"/>
                      <w:i/>
                      <w:lang w:val="nl-NL"/>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m:rPr>
                              <m:nor/>
                            </m:rPr>
                            <w:rPr>
                              <w:rFonts w:ascii="Cambria Math" w:hAnsi="Cambria Math"/>
                              <w:lang w:val="en-GB"/>
                            </w:rPr>
                            <m:t>max</m:t>
                          </m:r>
                        </m:sub>
                      </m:sSub>
                    </m:num>
                    <m:den>
                      <m:sSub>
                        <m:sSubPr>
                          <m:ctrlPr>
                            <w:rPr>
                              <w:rFonts w:ascii="Cambria Math" w:hAnsi="Cambria Math"/>
                              <w:i/>
                            </w:rPr>
                          </m:ctrlPr>
                        </m:sSubPr>
                        <m:e>
                          <m:r>
                            <w:rPr>
                              <w:rFonts w:ascii="Cambria Math" w:hAnsi="Cambria Math"/>
                            </w:rPr>
                            <m:t>f</m:t>
                          </m:r>
                        </m:e>
                        <m:sub>
                          <m:r>
                            <m:rPr>
                              <m:nor/>
                            </m:rPr>
                            <w:rPr>
                              <w:rFonts w:ascii="Cambria Math" w:hAnsi="Cambria Math"/>
                              <w:lang w:val="en-GB"/>
                            </w:rPr>
                            <m:t>min</m:t>
                          </m:r>
                        </m:sub>
                      </m:sSub>
                    </m:den>
                  </m:f>
                  <m:ctrlPr>
                    <w:rPr>
                      <w:rFonts w:ascii="Cambria Math" w:hAnsi="Cambria Math"/>
                      <w:i/>
                    </w:rPr>
                  </m:ctrlPr>
                </m:e>
              </m:d>
            </m:e>
          </m:func>
        </m:oMath>
      </m:oMathPara>
    </w:p>
    <w:p w14:paraId="684DCBCA" w14:textId="518E8B87" w:rsidR="001F0448" w:rsidRPr="00C6505D" w:rsidRDefault="00C6505D" w:rsidP="001F0448">
      <w:pPr>
        <w:rPr>
          <w:lang w:val="en-GB"/>
        </w:rPr>
      </w:pPr>
      <w:r w:rsidRPr="00C6505D">
        <w:rPr>
          <w:lang w:val="en-GB"/>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t xml:space="preserve"> is the population density of location </w:t>
      </w:r>
      <m:oMath>
        <m:r>
          <w:rPr>
            <w:rFonts w:ascii="Cambria Math" w:hAnsi="Cambria Math"/>
          </w:rPr>
          <m:t>i</m:t>
        </m:r>
      </m:oMath>
      <w:r>
        <w:t xml:space="preserve"> with radius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is the area of location </w:t>
      </w:r>
      <m:oMath>
        <m:r>
          <w:rPr>
            <w:rFonts w:ascii="Cambria Math" w:hAnsi="Cambria Math"/>
          </w:rPr>
          <m:t>j</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is the Haversine distance between location </w:t>
      </w:r>
      <m:oMath>
        <m:r>
          <w:rPr>
            <w:rFonts w:ascii="Cambria Math" w:hAnsi="Cambria Math"/>
          </w:rPr>
          <m:t>i</m:t>
        </m:r>
      </m:oMath>
      <w:r>
        <w:t xml:space="preserve"> and </w:t>
      </w:r>
      <m:oMath>
        <m:r>
          <w:rPr>
            <w:rFonts w:ascii="Cambria Math" w:hAnsi="Cambria Math"/>
          </w:rPr>
          <m:t>j</m:t>
        </m:r>
      </m:oMath>
      <w:r w:rsidR="00D3415E">
        <w:t xml:space="preserve"> and </w:t>
      </w:r>
      <m:oMath>
        <m:r>
          <w:rPr>
            <w:rFonts w:ascii="Cambria Math" w:hAnsi="Cambria Math"/>
          </w:rPr>
          <m:t>C</m:t>
        </m:r>
      </m:oMath>
      <w:r w:rsidR="00D3415E">
        <w:t xml:space="preserve"> is the normalizing constant such that </w:t>
      </w:r>
      <m:oMath>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q</m:t>
                </m:r>
              </m:e>
              <m:sub>
                <m:r>
                  <w:rPr>
                    <w:rFonts w:ascii="Cambria Math" w:hAnsi="Cambria Math"/>
                  </w:rPr>
                  <m:t>ij</m:t>
                </m:r>
              </m:sub>
            </m:sSub>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lang w:val="en-GB"/>
              </w:rPr>
              <m:t>home</m:t>
            </m:r>
          </m:sub>
        </m:sSub>
      </m:oMath>
      <w:r>
        <w:t xml:space="preserve"> is</w:t>
      </w:r>
      <w:r w:rsidR="00714BA7">
        <w:t xml:space="preserve"> the frequency of visit</w:t>
      </w:r>
      <w:r w:rsidR="00BF00B4">
        <w:t>s</w:t>
      </w:r>
      <w:r w:rsidR="00714BA7">
        <w:t xml:space="preserve"> individuals make to their home location and can be</w:t>
      </w:r>
      <w:r>
        <w:t xml:space="preserve"> equal to 1</w:t>
      </w:r>
      <w:r w:rsidR="00714BA7">
        <w:t xml:space="preserve"> </w:t>
      </w:r>
      <m:oMath>
        <m:sSup>
          <m:sSupPr>
            <m:ctrlPr>
              <w:rPr>
                <w:rFonts w:ascii="Cambria Math" w:hAnsi="Cambria Math"/>
                <w:i/>
              </w:rPr>
            </m:ctrlPr>
          </m:sSupPr>
          <m:e>
            <m:r>
              <w:rPr>
                <w:rFonts w:ascii="Cambria Math" w:hAnsi="Cambria Math"/>
              </w:rPr>
              <m:t>d</m:t>
            </m:r>
          </m:e>
          <m:sup>
            <m:r>
              <w:rPr>
                <w:rFonts w:ascii="Cambria Math" w:hAnsi="Cambria Math"/>
              </w:rPr>
              <m:t>-1</m:t>
            </m:r>
          </m:sup>
        </m:sSup>
      </m:oMath>
      <w:r w:rsidR="00714BA7">
        <w:t xml:space="preserve"> </w:t>
      </w:r>
      <w:r>
        <w:t>by assuming that all individuals return to their home location at least once a day.</w:t>
      </w:r>
      <w:r w:rsidR="00714BA7">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lang w:val="en-GB"/>
              </w:rPr>
              <m:t>min</m:t>
            </m:r>
          </m:sub>
        </m:sSub>
      </m:oMath>
      <w:r w:rsidR="00714BA7">
        <w:t xml:space="preserve"> and</w:t>
      </w:r>
      <w:r>
        <w:t xml:space="preserve"> </w:t>
      </w:r>
      <m:oMath>
        <m:sSub>
          <m:sSubPr>
            <m:ctrlPr>
              <w:rPr>
                <w:rFonts w:ascii="Cambria Math" w:hAnsi="Cambria Math"/>
                <w:i/>
              </w:rPr>
            </m:ctrlPr>
          </m:sSubPr>
          <m:e>
            <m:r>
              <w:rPr>
                <w:rFonts w:ascii="Cambria Math" w:hAnsi="Cambria Math"/>
              </w:rPr>
              <m:t>f</m:t>
            </m:r>
          </m:e>
          <m:sub>
            <m:r>
              <m:rPr>
                <m:nor/>
              </m:rPr>
              <w:rPr>
                <w:rFonts w:ascii="Cambria Math" w:hAnsi="Cambria Math"/>
                <w:lang w:val="en-GB"/>
              </w:rPr>
              <m:t>max</m:t>
            </m:r>
          </m:sub>
        </m:sSub>
      </m:oMath>
      <w:r w:rsidR="00714BA7">
        <w:rPr>
          <w:lang w:val="en-GB"/>
        </w:rPr>
        <w:t xml:space="preserve"> are the respectively minimum and maximum number of frequencies to any location outside of their home location. </w:t>
      </w:r>
      <m:oMath>
        <m:sSub>
          <m:sSubPr>
            <m:ctrlPr>
              <w:rPr>
                <w:rFonts w:ascii="Cambria Math" w:hAnsi="Cambria Math"/>
                <w:i/>
              </w:rPr>
            </m:ctrlPr>
          </m:sSubPr>
          <m:e>
            <m:r>
              <w:rPr>
                <w:rFonts w:ascii="Cambria Math" w:hAnsi="Cambria Math"/>
              </w:rPr>
              <m:t>f</m:t>
            </m:r>
          </m:e>
          <m:sub>
            <m:r>
              <m:rPr>
                <m:nor/>
              </m:rPr>
              <w:rPr>
                <w:rFonts w:ascii="Cambria Math" w:hAnsi="Cambria Math"/>
                <w:lang w:val="en-GB"/>
              </w:rPr>
              <m:t>min</m:t>
            </m:r>
          </m:sub>
        </m:sSub>
      </m:oMath>
      <w:r w:rsidR="00714BA7">
        <w:t xml:space="preserve"> is assumed to be </w:t>
      </w:r>
      <m:oMath>
        <m:f>
          <m:fPr>
            <m:ctrlPr>
              <w:rPr>
                <w:rFonts w:ascii="Cambria Math" w:hAnsi="Cambria Math"/>
                <w:i/>
              </w:rPr>
            </m:ctrlPr>
          </m:fPr>
          <m:num>
            <m:r>
              <w:rPr>
                <w:rFonts w:ascii="Cambria Math" w:hAnsi="Cambria Math"/>
              </w:rPr>
              <m:t>1</m:t>
            </m:r>
          </m:num>
          <m:den>
            <m:r>
              <w:rPr>
                <w:rFonts w:ascii="Cambria Math" w:hAnsi="Cambria Math"/>
              </w:rPr>
              <m:t>7</m:t>
            </m:r>
          </m:den>
        </m:f>
        <m:sSup>
          <m:sSupPr>
            <m:ctrlPr>
              <w:rPr>
                <w:rFonts w:ascii="Cambria Math" w:hAnsi="Cambria Math"/>
                <w:i/>
              </w:rPr>
            </m:ctrlPr>
          </m:sSupPr>
          <m:e>
            <m:r>
              <w:rPr>
                <w:rFonts w:ascii="Cambria Math" w:hAnsi="Cambria Math"/>
              </w:rPr>
              <m:t>d</m:t>
            </m:r>
          </m:e>
          <m:sup>
            <m:r>
              <w:rPr>
                <w:rFonts w:ascii="Cambria Math" w:hAnsi="Cambria Math"/>
              </w:rPr>
              <m:t>-1</m:t>
            </m:r>
          </m:sup>
        </m:sSup>
      </m:oMath>
      <w:r w:rsidR="00714BA7">
        <w:t xml:space="preserve"> (i.e. minimum visit for at least once per week) and </w:t>
      </w:r>
      <m:oMath>
        <m:sSub>
          <m:sSubPr>
            <m:ctrlPr>
              <w:rPr>
                <w:rFonts w:ascii="Cambria Math" w:hAnsi="Cambria Math"/>
                <w:i/>
              </w:rPr>
            </m:ctrlPr>
          </m:sSubPr>
          <m:e>
            <m:r>
              <w:rPr>
                <w:rFonts w:ascii="Cambria Math" w:hAnsi="Cambria Math"/>
              </w:rPr>
              <m:t>f</m:t>
            </m:r>
          </m:e>
          <m:sub>
            <m:r>
              <m:rPr>
                <m:nor/>
              </m:rPr>
              <w:rPr>
                <w:rFonts w:ascii="Cambria Math" w:hAnsi="Cambria Math"/>
                <w:lang w:val="en-GB"/>
              </w:rPr>
              <m:t>max</m:t>
            </m:r>
          </m:sub>
        </m:sSub>
      </m:oMath>
      <w:r w:rsidR="00714BA7">
        <w:t xml:space="preserve"> is assumed to be 1 </w:t>
      </w:r>
      <m:oMath>
        <m:sSup>
          <m:sSupPr>
            <m:ctrlPr>
              <w:rPr>
                <w:rFonts w:ascii="Cambria Math" w:hAnsi="Cambria Math"/>
                <w:i/>
              </w:rPr>
            </m:ctrlPr>
          </m:sSupPr>
          <m:e>
            <m:r>
              <w:rPr>
                <w:rFonts w:ascii="Cambria Math" w:hAnsi="Cambria Math"/>
              </w:rPr>
              <m:t>d</m:t>
            </m:r>
          </m:e>
          <m:sup>
            <m:r>
              <w:rPr>
                <w:rFonts w:ascii="Cambria Math" w:hAnsi="Cambria Math"/>
              </w:rPr>
              <m:t>-1</m:t>
            </m:r>
          </m:sup>
        </m:sSup>
      </m:oMath>
      <w:r w:rsidR="00714BA7">
        <w:t>.</w:t>
      </w:r>
      <w:r w:rsidR="00D3415E">
        <w:t xml:space="preserve"> </w:t>
      </w:r>
    </w:p>
    <w:p w14:paraId="2C41005E" w14:textId="04103D6E" w:rsidR="001F0448" w:rsidRDefault="001F0448" w:rsidP="001F0448">
      <w:pPr>
        <w:rPr>
          <w:lang w:val="en-GB"/>
        </w:rPr>
      </w:pPr>
    </w:p>
    <w:p w14:paraId="7E1147F3" w14:textId="65B5384E" w:rsidR="000356DC" w:rsidRDefault="00EF0DEE" w:rsidP="00B50509">
      <w:pPr>
        <w:pStyle w:val="Heading2"/>
        <w:rPr>
          <w:lang w:val="en-GB"/>
        </w:rPr>
      </w:pPr>
      <w:r>
        <w:rPr>
          <w:lang w:val="en-GB"/>
        </w:rPr>
        <w:t xml:space="preserve">Epidemic </w:t>
      </w:r>
      <w:r w:rsidR="00586500">
        <w:rPr>
          <w:lang w:val="en-GB"/>
        </w:rPr>
        <w:t>I</w:t>
      </w:r>
      <w:r>
        <w:rPr>
          <w:lang w:val="en-GB"/>
        </w:rPr>
        <w:t xml:space="preserve">nitialization </w:t>
      </w:r>
    </w:p>
    <w:p w14:paraId="5BFE15E0" w14:textId="11FA824E" w:rsidR="00B50509" w:rsidRDefault="00E001B2" w:rsidP="00B50509">
      <w:pPr>
        <w:rPr>
          <w:lang w:val="en-GB"/>
        </w:rPr>
      </w:pPr>
      <w:r>
        <w:rPr>
          <w:lang w:val="en-GB"/>
        </w:rPr>
        <w:t>TB-</w:t>
      </w:r>
      <w:r w:rsidR="0021540B">
        <w:rPr>
          <w:lang w:val="en-GB"/>
        </w:rPr>
        <w:t>F</w:t>
      </w:r>
      <w:r w:rsidR="009C2CDC">
        <w:rPr>
          <w:lang w:val="en-GB"/>
        </w:rPr>
        <w:t>undi</w:t>
      </w:r>
      <w:r w:rsidR="00EF0DEE">
        <w:rPr>
          <w:lang w:val="en-GB"/>
        </w:rPr>
        <w:t xml:space="preserve"> simulates the epidemic by first initializing infections in the region</w:t>
      </w:r>
      <w:r w:rsidR="00017EDC">
        <w:rPr>
          <w:lang w:val="en-GB"/>
        </w:rPr>
        <w:t xml:space="preserve">. This can be achieved </w:t>
      </w:r>
      <w:r w:rsidR="00D50637">
        <w:rPr>
          <w:lang w:val="en-GB"/>
        </w:rPr>
        <w:t xml:space="preserve">by (1) </w:t>
      </w:r>
      <w:r w:rsidR="001E54AE">
        <w:rPr>
          <w:lang w:val="en-GB"/>
        </w:rPr>
        <w:t xml:space="preserve">randomly selecting susceptible individuals to be infected at timestep </w:t>
      </w:r>
      <m:oMath>
        <m:r>
          <w:rPr>
            <w:rFonts w:ascii="Cambria Math" w:hAnsi="Cambria Math"/>
            <w:lang w:val="en-GB"/>
          </w:rPr>
          <m:t>t=0</m:t>
        </m:r>
      </m:oMath>
      <w:r w:rsidR="00D50637">
        <w:rPr>
          <w:lang w:val="en-GB"/>
        </w:rPr>
        <w:t xml:space="preserve">, </w:t>
      </w:r>
      <w:r w:rsidR="00D50637">
        <w:rPr>
          <w:lang w:val="en-GB"/>
        </w:rPr>
        <w:lastRenderedPageBreak/>
        <w:t xml:space="preserve">(2) initializing a distribution of individuals in various disease states (see </w:t>
      </w:r>
      <w:r w:rsidR="00D50637">
        <w:rPr>
          <w:i/>
          <w:lang w:val="en-GB"/>
        </w:rPr>
        <w:t>D</w:t>
      </w:r>
      <w:r w:rsidR="00D50637" w:rsidRPr="00D50637">
        <w:rPr>
          <w:i/>
          <w:lang w:val="en-GB"/>
        </w:rPr>
        <w:t xml:space="preserve">isease </w:t>
      </w:r>
      <w:r w:rsidR="00D50637">
        <w:rPr>
          <w:i/>
          <w:lang w:val="en-GB"/>
        </w:rPr>
        <w:t>P</w:t>
      </w:r>
      <w:r w:rsidR="00D50637" w:rsidRPr="00D50637">
        <w:rPr>
          <w:i/>
          <w:lang w:val="en-GB"/>
        </w:rPr>
        <w:t>rogression</w:t>
      </w:r>
      <w:r w:rsidR="00C41A70" w:rsidRPr="00C41A70">
        <w:rPr>
          <w:lang w:val="en-GB"/>
        </w:rPr>
        <w:t>,</w:t>
      </w:r>
      <w:r w:rsidR="00C41A70">
        <w:rPr>
          <w:i/>
          <w:lang w:val="en-GB"/>
        </w:rPr>
        <w:t xml:space="preserve"> </w:t>
      </w:r>
      <w:r w:rsidR="00D50637" w:rsidRPr="00D50637">
        <w:rPr>
          <w:i/>
          <w:lang w:val="en-GB"/>
        </w:rPr>
        <w:t xml:space="preserve">Model </w:t>
      </w:r>
      <w:r w:rsidR="00D50637">
        <w:rPr>
          <w:i/>
          <w:lang w:val="en-GB"/>
        </w:rPr>
        <w:t>C</w:t>
      </w:r>
      <w:r w:rsidR="00D50637" w:rsidRPr="00D50637">
        <w:rPr>
          <w:i/>
          <w:lang w:val="en-GB"/>
        </w:rPr>
        <w:t>alibration</w:t>
      </w:r>
      <w:r w:rsidR="00D50637">
        <w:rPr>
          <w:lang w:val="en-GB"/>
        </w:rPr>
        <w:t xml:space="preserve"> </w:t>
      </w:r>
      <w:r w:rsidR="00C41A70">
        <w:rPr>
          <w:lang w:val="en-GB"/>
        </w:rPr>
        <w:t xml:space="preserve">and </w:t>
      </w:r>
      <w:r w:rsidR="00C41A70">
        <w:rPr>
          <w:i/>
          <w:lang w:val="en-GB"/>
        </w:rPr>
        <w:t xml:space="preserve">Simulation </w:t>
      </w:r>
      <w:r w:rsidR="00D50637">
        <w:rPr>
          <w:lang w:val="en-GB"/>
        </w:rPr>
        <w:t>sections below)</w:t>
      </w:r>
      <w:r w:rsidR="006C2F82">
        <w:rPr>
          <w:lang w:val="en-GB"/>
        </w:rPr>
        <w:t xml:space="preserve">, </w:t>
      </w:r>
      <w:r w:rsidR="00D50637">
        <w:rPr>
          <w:lang w:val="en-GB"/>
        </w:rPr>
        <w:t>or (3)</w:t>
      </w:r>
      <w:r w:rsidR="001E54AE">
        <w:rPr>
          <w:lang w:val="en-GB"/>
        </w:rPr>
        <w:t xml:space="preserve"> simulat</w:t>
      </w:r>
      <w:r w:rsidR="00F23B7D">
        <w:rPr>
          <w:lang w:val="en-GB"/>
        </w:rPr>
        <w:t>in</w:t>
      </w:r>
      <w:r w:rsidR="00663FB3">
        <w:rPr>
          <w:lang w:val="en-GB"/>
        </w:rPr>
        <w:t>g</w:t>
      </w:r>
      <w:r w:rsidR="001E54AE">
        <w:rPr>
          <w:lang w:val="en-GB"/>
        </w:rPr>
        <w:t xml:space="preserve"> a constant rate of</w:t>
      </w:r>
      <w:r w:rsidR="00EF0DEE">
        <w:rPr>
          <w:lang w:val="en-GB"/>
        </w:rPr>
        <w:t xml:space="preserve"> external introduction</w:t>
      </w:r>
      <w:r w:rsidR="00017EDC">
        <w:rPr>
          <w:lang w:val="en-GB"/>
        </w:rPr>
        <w:t xml:space="preserve">s of </w:t>
      </w:r>
      <w:r w:rsidR="00017EDC" w:rsidRPr="00017EDC">
        <w:rPr>
          <w:i/>
          <w:lang w:val="en-GB"/>
        </w:rPr>
        <w:t>Mtb</w:t>
      </w:r>
      <w:r w:rsidR="00EF0DEE">
        <w:rPr>
          <w:lang w:val="en-GB"/>
        </w:rPr>
        <w:t xml:space="preserve"> </w:t>
      </w:r>
      <w:r w:rsidR="001E54AE">
        <w:rPr>
          <w:lang w:val="en-GB"/>
        </w:rPr>
        <w:t>into the region. T</w:t>
      </w:r>
      <w:r w:rsidR="00017EDC">
        <w:rPr>
          <w:lang w:val="en-GB"/>
        </w:rPr>
        <w:t>he</w:t>
      </w:r>
      <w:r w:rsidR="00EF0DEE">
        <w:rPr>
          <w:lang w:val="en-GB"/>
        </w:rPr>
        <w:t xml:space="preserve"> probability</w:t>
      </w:r>
      <w:r w:rsidR="00017EDC">
        <w:rPr>
          <w:lang w:val="en-GB"/>
        </w:rPr>
        <w:t xml:space="preserve"> </w:t>
      </w:r>
      <w:r w:rsidR="00492FDA">
        <w:rPr>
          <w:lang w:val="en-GB"/>
        </w:rPr>
        <w:t>that a susceptible individual would be</w:t>
      </w:r>
      <w:r w:rsidR="00017EDC">
        <w:rPr>
          <w:lang w:val="en-GB"/>
        </w:rPr>
        <w:t xml:space="preserve"> </w:t>
      </w:r>
      <w:r w:rsidR="00492FDA">
        <w:rPr>
          <w:lang w:val="en-GB"/>
        </w:rPr>
        <w:t>infected</w:t>
      </w:r>
      <w:r w:rsidR="00017EDC">
        <w:rPr>
          <w:lang w:val="en-GB"/>
        </w:rPr>
        <w:t xml:space="preserve"> by external introduction</w:t>
      </w:r>
      <w:r w:rsidR="005B3CB4">
        <w:rPr>
          <w:lang w:val="en-GB"/>
        </w:rPr>
        <w:t xml:space="preserve"> at timestep </w:t>
      </w:r>
      <m:oMath>
        <m:r>
          <w:rPr>
            <w:rFonts w:ascii="Cambria Math" w:hAnsi="Cambria Math"/>
            <w:lang w:val="en-GB"/>
          </w:rPr>
          <m:t>t</m:t>
        </m:r>
      </m:oMath>
      <w:r w:rsidR="00EF0DEE">
        <w:rPr>
          <w:lang w:val="en-GB"/>
        </w:rPr>
        <w:t xml:space="preserve"> (</w:t>
      </w:r>
      <m:oMath>
        <m:sSub>
          <m:sSubPr>
            <m:ctrlPr>
              <w:rPr>
                <w:rFonts w:ascii="Cambria Math" w:hAnsi="Cambria Math"/>
                <w:i/>
                <w:lang w:val="en-GB"/>
              </w:rPr>
            </m:ctrlPr>
          </m:sSubPr>
          <m:e>
            <m:r>
              <w:rPr>
                <w:rFonts w:ascii="Cambria Math" w:hAnsi="Cambria Math"/>
                <w:lang w:val="en-GB"/>
              </w:rPr>
              <m:t>β</m:t>
            </m:r>
          </m:e>
          <m:sub>
            <m:r>
              <m:rPr>
                <m:nor/>
              </m:rPr>
              <w:rPr>
                <w:rFonts w:ascii="Cambria Math" w:hAnsi="Cambria Math"/>
                <w:lang w:val="en-GB"/>
              </w:rPr>
              <m:t>ext</m:t>
            </m:r>
          </m:sub>
        </m:sSub>
        <m:r>
          <w:rPr>
            <w:rFonts w:ascii="Cambria Math" w:hAnsi="Cambria Math"/>
            <w:lang w:val="en-GB"/>
          </w:rPr>
          <m:t>(t)</m:t>
        </m:r>
      </m:oMath>
      <w:r w:rsidR="00EF0DEE">
        <w:rPr>
          <w:lang w:val="en-GB"/>
        </w:rPr>
        <w:t xml:space="preserve">) is given by: </w:t>
      </w:r>
    </w:p>
    <w:p w14:paraId="0760FE47" w14:textId="04D3B92B" w:rsidR="00EF0DEE" w:rsidRPr="00EF0DEE" w:rsidRDefault="0086029C" w:rsidP="00B50509">
      <w:pPr>
        <w:rPr>
          <w:lang w:val="en-GB"/>
        </w:rPr>
      </w:pPr>
      <m:oMathPara>
        <m:oMath>
          <m:sSub>
            <m:sSubPr>
              <m:ctrlPr>
                <w:rPr>
                  <w:rFonts w:ascii="Cambria Math" w:hAnsi="Cambria Math"/>
                  <w:i/>
                  <w:lang w:val="en-GB"/>
                </w:rPr>
              </m:ctrlPr>
            </m:sSubPr>
            <m:e>
              <m:r>
                <w:rPr>
                  <w:rFonts w:ascii="Cambria Math" w:hAnsi="Cambria Math"/>
                  <w:lang w:val="en-GB"/>
                </w:rPr>
                <m:t>β</m:t>
              </m:r>
            </m:e>
            <m:sub>
              <m:r>
                <m:rPr>
                  <m:nor/>
                </m:rPr>
                <w:rPr>
                  <w:rFonts w:ascii="Cambria Math" w:hAnsi="Cambria Math"/>
                  <w:lang w:val="en-GB"/>
                </w:rPr>
                <m:t>ext</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-ε⋅S</m:t>
              </m:r>
              <m:d>
                <m:dPr>
                  <m:ctrlPr>
                    <w:rPr>
                      <w:rFonts w:ascii="Cambria Math" w:hAnsi="Cambria Math"/>
                      <w:i/>
                      <w:lang w:val="en-GB"/>
                    </w:rPr>
                  </m:ctrlPr>
                </m:dPr>
                <m:e>
                  <m:r>
                    <w:rPr>
                      <w:rFonts w:ascii="Cambria Math" w:hAnsi="Cambria Math"/>
                      <w:lang w:val="en-GB"/>
                    </w:rPr>
                    <m:t>t</m:t>
                  </m:r>
                </m:e>
              </m:d>
            </m:sup>
          </m:sSup>
        </m:oMath>
      </m:oMathPara>
    </w:p>
    <w:p w14:paraId="2009B203" w14:textId="6D9EA8E7" w:rsidR="00EF0DEE" w:rsidRDefault="00EF0DEE" w:rsidP="00B50509">
      <w:pPr>
        <w:rPr>
          <w:lang w:val="en-GB"/>
        </w:rPr>
      </w:pPr>
      <w:r>
        <w:rPr>
          <w:lang w:val="en-GB"/>
        </w:rPr>
        <w:t xml:space="preserve">where </w:t>
      </w:r>
      <m:oMath>
        <m:r>
          <w:rPr>
            <w:rFonts w:ascii="Cambria Math" w:hAnsi="Cambria Math"/>
            <w:lang w:val="en-GB"/>
          </w:rPr>
          <m:t>ε</m:t>
        </m:r>
      </m:oMath>
      <w:r>
        <w:rPr>
          <w:lang w:val="en-GB"/>
        </w:rPr>
        <w:t xml:space="preserve"> is the external attack rate (i.e. number of expected infection due to external introduction per person per timestep) and </w:t>
      </w: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oMath>
      <w:r>
        <w:rPr>
          <w:lang w:val="en-GB"/>
        </w:rPr>
        <w:t xml:space="preserve"> is the fraction of susceptible individuals at timestep </w:t>
      </w:r>
      <m:oMath>
        <m:r>
          <w:rPr>
            <w:rFonts w:ascii="Cambria Math" w:hAnsi="Cambria Math"/>
            <w:lang w:val="en-GB"/>
          </w:rPr>
          <m:t>t</m:t>
        </m:r>
      </m:oMath>
      <w:r>
        <w:rPr>
          <w:lang w:val="en-GB"/>
        </w:rPr>
        <w:t xml:space="preserve">. </w:t>
      </w:r>
    </w:p>
    <w:p w14:paraId="7AC2890B" w14:textId="14107731" w:rsidR="002E705D" w:rsidRDefault="002E705D" w:rsidP="00B50509">
      <w:pPr>
        <w:rPr>
          <w:lang w:val="en-GB"/>
        </w:rPr>
      </w:pPr>
    </w:p>
    <w:p w14:paraId="56B94095" w14:textId="7216DFCB" w:rsidR="002E705D" w:rsidRDefault="0025231A" w:rsidP="0025231A">
      <w:pPr>
        <w:pStyle w:val="Heading2"/>
        <w:rPr>
          <w:lang w:val="en-GB"/>
        </w:rPr>
      </w:pPr>
      <w:r>
        <w:rPr>
          <w:lang w:val="en-GB"/>
        </w:rPr>
        <w:t xml:space="preserve">Disease </w:t>
      </w:r>
      <w:r w:rsidR="008B0A7B">
        <w:rPr>
          <w:lang w:val="en-GB"/>
        </w:rPr>
        <w:t>P</w:t>
      </w:r>
      <w:r>
        <w:rPr>
          <w:lang w:val="en-GB"/>
        </w:rPr>
        <w:t>rogression</w:t>
      </w:r>
    </w:p>
    <w:p w14:paraId="2977AFDC" w14:textId="5B83DEFC" w:rsidR="00653D82" w:rsidRDefault="00FE55BF" w:rsidP="00B50509">
      <w:pPr>
        <w:rPr>
          <w:lang w:val="en-GB"/>
        </w:rPr>
      </w:pPr>
      <w:r w:rsidRPr="00FE55BF">
        <w:rPr>
          <w:noProof/>
        </w:rPr>
        <w:drawing>
          <wp:inline distT="0" distB="0" distL="0" distR="0" wp14:anchorId="6D0E3EF6" wp14:editId="332AEEA5">
            <wp:extent cx="5727700" cy="17748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774825"/>
                    </a:xfrm>
                    <a:prstGeom prst="rect">
                      <a:avLst/>
                    </a:prstGeom>
                  </pic:spPr>
                </pic:pic>
              </a:graphicData>
            </a:graphic>
          </wp:inline>
        </w:drawing>
      </w:r>
    </w:p>
    <w:p w14:paraId="2FB9E112" w14:textId="77777777" w:rsidR="001F006F" w:rsidRDefault="001F006F" w:rsidP="00B50509">
      <w:pPr>
        <w:rPr>
          <w:lang w:val="en-GB"/>
        </w:rPr>
      </w:pPr>
      <w:r w:rsidRPr="001F006F">
        <w:rPr>
          <w:b/>
          <w:lang w:val="en-GB"/>
        </w:rPr>
        <w:t>Figure 5</w:t>
      </w:r>
      <w:r>
        <w:rPr>
          <w:lang w:val="en-GB"/>
        </w:rPr>
        <w:t xml:space="preserve">: </w:t>
      </w:r>
      <w:r w:rsidRPr="001F006F">
        <w:rPr>
          <w:b/>
          <w:lang w:val="en-GB"/>
        </w:rPr>
        <w:t xml:space="preserve">Disease progression of </w:t>
      </w:r>
      <w:r w:rsidRPr="001F006F">
        <w:rPr>
          <w:b/>
          <w:i/>
          <w:lang w:val="en-GB"/>
        </w:rPr>
        <w:t>Mycobacterium tuberculosis</w:t>
      </w:r>
      <w:r w:rsidRPr="001F006F">
        <w:rPr>
          <w:b/>
          <w:lang w:val="en-GB"/>
        </w:rPr>
        <w:t xml:space="preserve"> infection</w:t>
      </w:r>
      <w:r>
        <w:rPr>
          <w:lang w:val="en-GB"/>
        </w:rPr>
        <w:t xml:space="preserve">. </w:t>
      </w:r>
    </w:p>
    <w:p w14:paraId="37FC0440" w14:textId="77777777" w:rsidR="001F006F" w:rsidRDefault="001F006F" w:rsidP="00B50509">
      <w:pPr>
        <w:rPr>
          <w:lang w:val="en-GB"/>
        </w:rPr>
      </w:pPr>
    </w:p>
    <w:p w14:paraId="6CAF50C3" w14:textId="3E52453C" w:rsidR="003418FA" w:rsidRDefault="00E001B2" w:rsidP="00B50509">
      <w:pPr>
        <w:rPr>
          <w:lang w:val="en-GB"/>
        </w:rPr>
      </w:pPr>
      <w:r>
        <w:rPr>
          <w:lang w:val="en-GB"/>
        </w:rPr>
        <w:t>TB-</w:t>
      </w:r>
      <w:r w:rsidR="0021540B">
        <w:rPr>
          <w:lang w:val="en-GB"/>
        </w:rPr>
        <w:t>F</w:t>
      </w:r>
      <w:r w:rsidR="009C2CDC">
        <w:rPr>
          <w:lang w:val="en-GB"/>
        </w:rPr>
        <w:t>undi</w:t>
      </w:r>
      <w:r w:rsidR="001F006F">
        <w:rPr>
          <w:lang w:val="en-GB"/>
        </w:rPr>
        <w:t xml:space="preserve"> assumes that an individual infected with </w:t>
      </w:r>
      <w:r w:rsidR="001F006F" w:rsidRPr="001F006F">
        <w:rPr>
          <w:i/>
          <w:lang w:val="en-GB"/>
        </w:rPr>
        <w:t>Mtb</w:t>
      </w:r>
      <w:r w:rsidR="001F006F">
        <w:rPr>
          <w:lang w:val="en-GB"/>
        </w:rPr>
        <w:t xml:space="preserve"> </w:t>
      </w:r>
      <w:r w:rsidR="00DA3925">
        <w:rPr>
          <w:lang w:val="en-GB"/>
        </w:rPr>
        <w:t xml:space="preserve">can </w:t>
      </w:r>
      <w:r w:rsidR="001F006F">
        <w:rPr>
          <w:lang w:val="en-GB"/>
        </w:rPr>
        <w:t>be in different disease states</w:t>
      </w:r>
      <w:r w:rsidR="00300737">
        <w:rPr>
          <w:lang w:val="en-GB"/>
        </w:rPr>
        <w:t xml:space="preserve"> (Fig. 5),</w:t>
      </w:r>
      <w:sdt>
        <w:sdtPr>
          <w:rPr>
            <w:color w:val="000000"/>
            <w:vertAlign w:val="superscript"/>
            <w:lang w:val="en-GB"/>
          </w:rPr>
          <w:tag w:val="MENDELEY_CITATION_v3_eyJjaXRhdGlvbklEIjoiTUVOREVMRVlfQ0lUQVRJT05fNWQwMjNiODItZDE2Yy00MTFkLTk0NTAtYjQ2YjBlODE4MzYy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51358605"/>
          <w:placeholder>
            <w:docPart w:val="DefaultPlaceholder_-1854013440"/>
          </w:placeholder>
        </w:sdtPr>
        <w:sdtEndPr/>
        <w:sdtContent>
          <w:r w:rsidR="006E17B9" w:rsidRPr="006E17B9">
            <w:rPr>
              <w:color w:val="000000"/>
              <w:vertAlign w:val="superscript"/>
              <w:lang w:val="en-GB"/>
            </w:rPr>
            <w:t>7</w:t>
          </w:r>
        </w:sdtContent>
      </w:sdt>
      <w:r w:rsidR="00300737">
        <w:rPr>
          <w:lang w:val="en-GB"/>
        </w:rPr>
        <w:t xml:space="preserve"> </w:t>
      </w:r>
      <w:r w:rsidR="001F006F">
        <w:rPr>
          <w:lang w:val="en-GB"/>
        </w:rPr>
        <w:t xml:space="preserve">including (1) </w:t>
      </w:r>
      <w:r w:rsidR="001F006F" w:rsidRPr="00300737">
        <w:rPr>
          <w:i/>
          <w:lang w:val="en-GB"/>
        </w:rPr>
        <w:t>infection</w:t>
      </w:r>
      <w:r w:rsidR="001F006F">
        <w:rPr>
          <w:lang w:val="en-GB"/>
        </w:rPr>
        <w:t>, which is assumed to</w:t>
      </w:r>
      <w:r w:rsidR="00FE67FE">
        <w:rPr>
          <w:lang w:val="en-GB"/>
        </w:rPr>
        <w:t xml:space="preserve"> be</w:t>
      </w:r>
      <w:r w:rsidR="00300737">
        <w:rPr>
          <w:lang w:val="en-GB"/>
        </w:rPr>
        <w:t xml:space="preserve"> those with evidence of </w:t>
      </w:r>
      <w:r w:rsidR="00300737" w:rsidRPr="001F006F">
        <w:rPr>
          <w:i/>
          <w:lang w:val="en-GB"/>
        </w:rPr>
        <w:t>Mtb</w:t>
      </w:r>
      <w:r w:rsidR="001F006F">
        <w:rPr>
          <w:lang w:val="en-GB"/>
        </w:rPr>
        <w:t xml:space="preserve"> </w:t>
      </w:r>
      <w:r w:rsidR="00300737">
        <w:rPr>
          <w:lang w:val="en-GB"/>
        </w:rPr>
        <w:t xml:space="preserve">by immunologic testing only </w:t>
      </w:r>
      <w:r w:rsidR="00FE67FE">
        <w:rPr>
          <w:lang w:val="en-GB"/>
        </w:rPr>
        <w:t>but</w:t>
      </w:r>
      <w:r w:rsidR="00866585">
        <w:rPr>
          <w:lang w:val="en-GB"/>
        </w:rPr>
        <w:t xml:space="preserve"> without</w:t>
      </w:r>
      <w:r w:rsidR="00300737">
        <w:rPr>
          <w:lang w:val="en-GB"/>
        </w:rPr>
        <w:t xml:space="preserve"> clinical signs </w:t>
      </w:r>
      <w:r w:rsidR="00866585">
        <w:rPr>
          <w:lang w:val="en-GB"/>
        </w:rPr>
        <w:t xml:space="preserve">or </w:t>
      </w:r>
      <w:r w:rsidR="00300737">
        <w:rPr>
          <w:lang w:val="en-GB"/>
        </w:rPr>
        <w:t xml:space="preserve">symptoms of tuberculosis (TB); (2) </w:t>
      </w:r>
      <w:r w:rsidR="00300737" w:rsidRPr="00300737">
        <w:rPr>
          <w:i/>
          <w:lang w:val="en-GB"/>
        </w:rPr>
        <w:t>minimal</w:t>
      </w:r>
      <w:r w:rsidR="00300737">
        <w:rPr>
          <w:lang w:val="en-GB"/>
        </w:rPr>
        <w:t xml:space="preserve"> disease, which include individuals with pathology prior to onset of bacteriological evidence of TB regardless of symptoms; (3) </w:t>
      </w:r>
      <w:r w:rsidR="00300737" w:rsidRPr="00300737">
        <w:rPr>
          <w:i/>
          <w:lang w:val="en-GB"/>
        </w:rPr>
        <w:t xml:space="preserve">subclinical </w:t>
      </w:r>
      <w:r w:rsidR="00300737">
        <w:rPr>
          <w:lang w:val="en-GB"/>
        </w:rPr>
        <w:t xml:space="preserve">disease refers to those with bacteriological evidence of TB but do not report TB symptoms; (4) </w:t>
      </w:r>
      <w:r w:rsidR="00300737" w:rsidRPr="00300737">
        <w:rPr>
          <w:i/>
          <w:lang w:val="en-GB"/>
        </w:rPr>
        <w:t>clinical</w:t>
      </w:r>
      <w:r w:rsidR="00300737">
        <w:rPr>
          <w:lang w:val="en-GB"/>
        </w:rPr>
        <w:t xml:space="preserve"> disease includes individuals with bacteriological evidence of TB and present symptoms of TB.</w:t>
      </w:r>
      <w:r w:rsidR="00CD2BB7">
        <w:rPr>
          <w:lang w:val="en-GB"/>
        </w:rPr>
        <w:t xml:space="preserve"> Individuals with </w:t>
      </w:r>
      <w:r w:rsidR="00CD2BB7" w:rsidRPr="00CD2BB7">
        <w:rPr>
          <w:i/>
          <w:lang w:val="en-GB"/>
        </w:rPr>
        <w:t>subclinical</w:t>
      </w:r>
      <w:r w:rsidR="00CD2BB7">
        <w:rPr>
          <w:lang w:val="en-GB"/>
        </w:rPr>
        <w:t xml:space="preserve"> or </w:t>
      </w:r>
      <w:r w:rsidR="00CD2BB7" w:rsidRPr="00CD2BB7">
        <w:rPr>
          <w:i/>
          <w:lang w:val="en-GB"/>
        </w:rPr>
        <w:t>clinical</w:t>
      </w:r>
      <w:r w:rsidR="00CD2BB7">
        <w:rPr>
          <w:lang w:val="en-GB"/>
        </w:rPr>
        <w:t xml:space="preserve"> disease are infectious.</w:t>
      </w:r>
      <w:r w:rsidR="00300737">
        <w:rPr>
          <w:lang w:val="en-GB"/>
        </w:rPr>
        <w:t xml:space="preserve"> </w:t>
      </w:r>
    </w:p>
    <w:p w14:paraId="7536E410" w14:textId="77777777" w:rsidR="00FE67FE" w:rsidRDefault="00FE67FE" w:rsidP="00B50509">
      <w:pPr>
        <w:rPr>
          <w:lang w:val="en-GB"/>
        </w:rPr>
      </w:pPr>
    </w:p>
    <w:p w14:paraId="2307977B" w14:textId="78C166D0" w:rsidR="00A317BE" w:rsidRDefault="00300737" w:rsidP="00B50509">
      <w:pPr>
        <w:rPr>
          <w:lang w:val="en-GB"/>
        </w:rPr>
      </w:pPr>
      <w:r>
        <w:rPr>
          <w:lang w:val="en-GB"/>
        </w:rPr>
        <w:t xml:space="preserve">Some individuals in either the </w:t>
      </w:r>
      <w:r>
        <w:rPr>
          <w:i/>
          <w:lang w:val="en-GB"/>
        </w:rPr>
        <w:t>infection</w:t>
      </w:r>
      <w:r>
        <w:rPr>
          <w:lang w:val="en-GB"/>
        </w:rPr>
        <w:t xml:space="preserve"> or </w:t>
      </w:r>
      <w:r>
        <w:rPr>
          <w:i/>
          <w:lang w:val="en-GB"/>
        </w:rPr>
        <w:t xml:space="preserve">minimal </w:t>
      </w:r>
      <w:r>
        <w:rPr>
          <w:lang w:val="en-GB"/>
        </w:rPr>
        <w:t xml:space="preserve">states can effectively control or eliminate their </w:t>
      </w:r>
      <w:r>
        <w:rPr>
          <w:i/>
          <w:lang w:val="en-GB"/>
        </w:rPr>
        <w:t>Mtb</w:t>
      </w:r>
      <w:r>
        <w:rPr>
          <w:lang w:val="en-GB"/>
        </w:rPr>
        <w:t xml:space="preserve"> infection</w:t>
      </w:r>
      <w:r w:rsidR="0099144C">
        <w:rPr>
          <w:lang w:val="en-GB"/>
        </w:rPr>
        <w:t xml:space="preserve"> and </w:t>
      </w:r>
      <w:r w:rsidR="0099144C" w:rsidRPr="0099144C">
        <w:rPr>
          <w:i/>
          <w:lang w:val="en-GB"/>
        </w:rPr>
        <w:t>recover</w:t>
      </w:r>
      <w:r>
        <w:rPr>
          <w:lang w:val="en-GB"/>
        </w:rPr>
        <w:t xml:space="preserve"> without progressing into </w:t>
      </w:r>
      <w:r w:rsidRPr="00300737">
        <w:rPr>
          <w:i/>
          <w:lang w:val="en-GB"/>
        </w:rPr>
        <w:t>subclinical</w:t>
      </w:r>
      <w:r>
        <w:rPr>
          <w:lang w:val="en-GB"/>
        </w:rPr>
        <w:t>/</w:t>
      </w:r>
      <w:r w:rsidRPr="00300737">
        <w:rPr>
          <w:i/>
          <w:lang w:val="en-GB"/>
        </w:rPr>
        <w:t>clinical</w:t>
      </w:r>
      <w:r>
        <w:rPr>
          <w:lang w:val="en-GB"/>
        </w:rPr>
        <w:t xml:space="preserve"> TB.</w:t>
      </w:r>
      <w:r w:rsidR="0099144C">
        <w:rPr>
          <w:lang w:val="en-GB"/>
        </w:rPr>
        <w:t xml:space="preserve"> </w:t>
      </w:r>
      <w:r w:rsidR="0099144C" w:rsidRPr="0099144C">
        <w:rPr>
          <w:i/>
          <w:lang w:val="en-GB"/>
        </w:rPr>
        <w:t>Recovered</w:t>
      </w:r>
      <w:r w:rsidR="0099144C">
        <w:rPr>
          <w:lang w:val="en-GB"/>
        </w:rPr>
        <w:t xml:space="preserve"> </w:t>
      </w:r>
      <w:r w:rsidR="0099144C">
        <w:rPr>
          <w:lang w:val="en-GB"/>
        </w:rPr>
        <w:lastRenderedPageBreak/>
        <w:t>individuals can also be re-susceptibilized and be reinfected at later timepoints.</w:t>
      </w:r>
      <w:r>
        <w:rPr>
          <w:lang w:val="en-GB"/>
        </w:rPr>
        <w:t xml:space="preserve"> Several rate parameters are required by </w:t>
      </w:r>
      <w:r w:rsidR="00E001B2">
        <w:rPr>
          <w:lang w:val="en-GB"/>
        </w:rPr>
        <w:t>TB-</w:t>
      </w:r>
      <w:r w:rsidR="0021540B">
        <w:rPr>
          <w:lang w:val="en-GB"/>
        </w:rPr>
        <w:t>F</w:t>
      </w:r>
      <w:r w:rsidR="009C2CDC">
        <w:rPr>
          <w:lang w:val="en-GB"/>
        </w:rPr>
        <w:t>undi</w:t>
      </w:r>
      <w:r>
        <w:rPr>
          <w:lang w:val="en-GB"/>
        </w:rPr>
        <w:t xml:space="preserve"> to characterize the rate of</w:t>
      </w:r>
      <w:r w:rsidR="008A73AD">
        <w:rPr>
          <w:lang w:val="en-GB"/>
        </w:rPr>
        <w:t xml:space="preserve"> infected</w:t>
      </w:r>
      <w:r>
        <w:rPr>
          <w:lang w:val="en-GB"/>
        </w:rPr>
        <w:t xml:space="preserve"> individuals transitioning between different </w:t>
      </w:r>
      <w:r w:rsidR="008A73AD">
        <w:rPr>
          <w:lang w:val="en-GB"/>
        </w:rPr>
        <w:t>disease</w:t>
      </w:r>
      <w:r>
        <w:rPr>
          <w:lang w:val="en-GB"/>
        </w:rPr>
        <w:t xml:space="preserve"> states (</w:t>
      </w:r>
      <w:r w:rsidR="00C01514">
        <w:rPr>
          <w:lang w:val="en-GB"/>
        </w:rPr>
        <w:t xml:space="preserve">see </w:t>
      </w:r>
      <w:r>
        <w:rPr>
          <w:lang w:val="en-GB"/>
        </w:rPr>
        <w:t>Table 1</w:t>
      </w:r>
      <w:r w:rsidR="00C01514">
        <w:rPr>
          <w:lang w:val="en-GB"/>
        </w:rPr>
        <w:t xml:space="preserve"> for example </w:t>
      </w:r>
      <w:r w:rsidR="00D0408B">
        <w:rPr>
          <w:lang w:val="en-GB"/>
        </w:rPr>
        <w:t>rate</w:t>
      </w:r>
      <w:r w:rsidR="006A356A">
        <w:rPr>
          <w:lang w:val="en-GB"/>
        </w:rPr>
        <w:t>s</w:t>
      </w:r>
      <w:r>
        <w:rPr>
          <w:lang w:val="en-GB"/>
        </w:rPr>
        <w:t>).</w:t>
      </w:r>
      <w:r w:rsidR="008A73AD">
        <w:rPr>
          <w:lang w:val="en-GB"/>
        </w:rPr>
        <w:t xml:space="preserve"> </w:t>
      </w:r>
    </w:p>
    <w:p w14:paraId="2E923E43" w14:textId="77777777" w:rsidR="00FE67FE" w:rsidRDefault="00FE67FE" w:rsidP="00B50509">
      <w:pPr>
        <w:rPr>
          <w:lang w:val="en-GB"/>
        </w:rPr>
      </w:pPr>
    </w:p>
    <w:p w14:paraId="18BE69D6" w14:textId="21F465F4" w:rsidR="00CF15E7" w:rsidRDefault="008A73AD" w:rsidP="00B50509">
      <w:pPr>
        <w:rPr>
          <w:lang w:val="en-GB"/>
        </w:rPr>
      </w:pPr>
      <w:r>
        <w:rPr>
          <w:lang w:val="en-GB"/>
        </w:rPr>
        <w:t xml:space="preserve">At the start of each timestep, </w:t>
      </w:r>
      <w:r w:rsidR="00E001B2">
        <w:rPr>
          <w:lang w:val="en-GB"/>
        </w:rPr>
        <w:t>TB-</w:t>
      </w:r>
      <w:r w:rsidR="0021540B">
        <w:rPr>
          <w:lang w:val="en-GB"/>
        </w:rPr>
        <w:t>F</w:t>
      </w:r>
      <w:r w:rsidR="009C2CDC">
        <w:rPr>
          <w:lang w:val="en-GB"/>
        </w:rPr>
        <w:t>undi</w:t>
      </w:r>
      <w:r>
        <w:rPr>
          <w:lang w:val="en-GB"/>
        </w:rPr>
        <w:t xml:space="preserve"> will update the disease state of infected individuals</w:t>
      </w:r>
      <w:r w:rsidR="00CF15E7">
        <w:rPr>
          <w:lang w:val="en-GB"/>
        </w:rPr>
        <w:t xml:space="preserve"> </w:t>
      </w:r>
      <w:r w:rsidR="00311572">
        <w:rPr>
          <w:lang w:val="en-GB"/>
        </w:rPr>
        <w:t xml:space="preserve">based </w:t>
      </w:r>
      <w:r>
        <w:rPr>
          <w:lang w:val="en-GB"/>
        </w:rPr>
        <w:t>on</w:t>
      </w:r>
      <w:r w:rsidR="00311572">
        <w:rPr>
          <w:lang w:val="en-GB"/>
        </w:rPr>
        <w:t xml:space="preserve"> the transition probabilit</w:t>
      </w:r>
      <w:r w:rsidR="00A55607">
        <w:rPr>
          <w:lang w:val="en-GB"/>
        </w:rPr>
        <w:t>ies</w:t>
      </w:r>
      <w:r w:rsidR="00311572">
        <w:rPr>
          <w:lang w:val="en-GB"/>
        </w:rPr>
        <w:t xml:space="preserve"> </w:t>
      </w:r>
      <w:r w:rsidR="00CF15E7">
        <w:rPr>
          <w:lang w:val="en-GB"/>
        </w:rPr>
        <w:t xml:space="preserve">as </w:t>
      </w:r>
      <w:r w:rsidR="00311572">
        <w:rPr>
          <w:lang w:val="en-GB"/>
        </w:rPr>
        <w:t>inferred from</w:t>
      </w:r>
      <w:r>
        <w:rPr>
          <w:lang w:val="en-GB"/>
        </w:rPr>
        <w:t xml:space="preserve"> these rates</w:t>
      </w:r>
      <w:r w:rsidR="00CF15E7">
        <w:rPr>
          <w:lang w:val="en-GB"/>
        </w:rPr>
        <w:t xml:space="preserve">. Suppose an infected individual is currently in state </w:t>
      </w:r>
      <m:oMath>
        <m:r>
          <w:rPr>
            <w:rFonts w:ascii="Cambria Math" w:hAnsi="Cambria Math"/>
            <w:lang w:val="en-GB"/>
          </w:rPr>
          <m:t>m</m:t>
        </m:r>
      </m:oMath>
      <w:r w:rsidR="00CF15E7">
        <w:rPr>
          <w:lang w:val="en-GB"/>
        </w:rPr>
        <w:t xml:space="preserve">, they will transition to state </w:t>
      </w:r>
      <m:oMath>
        <m:r>
          <w:rPr>
            <w:rFonts w:ascii="Cambria Math" w:hAnsi="Cambria Math"/>
            <w:lang w:val="en-GB"/>
          </w:rPr>
          <m:t>n</m:t>
        </m:r>
      </m:oMath>
      <w:r w:rsidR="00CF15E7">
        <w:rPr>
          <w:lang w:val="en-GB"/>
        </w:rPr>
        <w:t xml:space="preserve"> with the probability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m→n</m:t>
            </m:r>
          </m:sub>
        </m:sSub>
      </m:oMath>
      <w:r w:rsidR="00CF15E7">
        <w:rPr>
          <w:lang w:val="en-GB"/>
        </w:rPr>
        <w:t xml:space="preserve"> given as:</w:t>
      </w:r>
    </w:p>
    <w:p w14:paraId="2CC3BB79" w14:textId="4FD5147F" w:rsidR="001F006F" w:rsidRDefault="0086029C" w:rsidP="00B50509">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m→n</m:t>
              </m:r>
            </m:sub>
          </m:sSub>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m→n</m:t>
                  </m:r>
                </m:sub>
              </m:sSub>
              <m:r>
                <w:rPr>
                  <w:rFonts w:ascii="Cambria Math" w:hAnsi="Cambria Math"/>
                  <w:lang w:val="en-GB"/>
                </w:rPr>
                <m:t>⋅</m:t>
              </m:r>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sup>
          </m:sSup>
        </m:oMath>
      </m:oMathPara>
    </w:p>
    <w:p w14:paraId="1CF78D45" w14:textId="56E8180F" w:rsidR="00C01514" w:rsidRDefault="00CF15E7" w:rsidP="00B50509">
      <w:pPr>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m→n</m:t>
            </m:r>
          </m:sub>
        </m:sSub>
      </m:oMath>
      <w:r>
        <w:rPr>
          <w:lang w:val="en-GB"/>
        </w:rPr>
        <w:t xml:space="preserve"> is the rate parameter going from state </w:t>
      </w:r>
      <m:oMath>
        <m:r>
          <w:rPr>
            <w:rFonts w:ascii="Cambria Math" w:hAnsi="Cambria Math"/>
            <w:lang w:val="en-GB"/>
          </w:rPr>
          <m:t>m</m:t>
        </m:r>
      </m:oMath>
      <w:r>
        <w:rPr>
          <w:lang w:val="en-GB"/>
        </w:rPr>
        <w:t xml:space="preserve"> to state </w:t>
      </w:r>
      <m:oMath>
        <m:r>
          <w:rPr>
            <w:rFonts w:ascii="Cambria Math" w:hAnsi="Cambria Math"/>
            <w:lang w:val="en-GB"/>
          </w:rPr>
          <m:t>n</m:t>
        </m:r>
      </m:oMath>
      <w:r>
        <w:rPr>
          <w:lang w:val="en-GB"/>
        </w:rPr>
        <w:t>,</w:t>
      </w:r>
      <w:r w:rsidR="00A97F03">
        <w:rPr>
          <w:lang w:val="en-GB"/>
        </w:rPr>
        <w:t xml:space="preserve"> </w:t>
      </w:r>
      <m:oMath>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oMath>
      <w:r>
        <w:rPr>
          <w:lang w:val="en-GB"/>
        </w:rPr>
        <w:t xml:space="preserve"> is the </w:t>
      </w:r>
      <w:r w:rsidR="00A97F03">
        <w:rPr>
          <w:lang w:val="en-GB"/>
        </w:rPr>
        <w:t>duration</w:t>
      </w:r>
      <w:r>
        <w:rPr>
          <w:lang w:val="en-GB"/>
        </w:rPr>
        <w:t xml:space="preserve"> </w:t>
      </w:r>
      <w:r w:rsidR="00A97F03">
        <w:rPr>
          <w:lang w:val="en-GB"/>
        </w:rPr>
        <w:t>that the</w:t>
      </w:r>
      <w:r>
        <w:rPr>
          <w:lang w:val="en-GB"/>
        </w:rPr>
        <w:t xml:space="preserve"> individual ha</w:t>
      </w:r>
      <w:r w:rsidR="00A97F03">
        <w:rPr>
          <w:lang w:val="en-GB"/>
        </w:rPr>
        <w:t xml:space="preserve">s been in </w:t>
      </w:r>
      <w:r>
        <w:rPr>
          <w:lang w:val="en-GB"/>
        </w:rPr>
        <w:t xml:space="preserve">state </w:t>
      </w:r>
      <m:oMath>
        <m:r>
          <w:rPr>
            <w:rFonts w:ascii="Cambria Math" w:hAnsi="Cambria Math"/>
            <w:lang w:val="en-GB"/>
          </w:rPr>
          <m:t>m</m:t>
        </m:r>
      </m:oMath>
      <w:r>
        <w:rPr>
          <w:lang w:val="en-GB"/>
        </w:rPr>
        <w:t xml:space="preserve">.  </w:t>
      </w:r>
    </w:p>
    <w:p w14:paraId="4C0A93F3" w14:textId="77777777" w:rsidR="00E86827" w:rsidRDefault="00E86827" w:rsidP="00B50509">
      <w:pPr>
        <w:rPr>
          <w:lang w:val="en-GB"/>
        </w:rPr>
      </w:pPr>
    </w:p>
    <w:p w14:paraId="02E35473" w14:textId="007EA529" w:rsidR="00CF15E7" w:rsidRDefault="00E86827" w:rsidP="00B50509">
      <w:pPr>
        <w:rPr>
          <w:lang w:val="en-GB"/>
        </w:rPr>
      </w:pPr>
      <w:r w:rsidRPr="00E86827">
        <w:rPr>
          <w:b/>
          <w:lang w:val="en-GB"/>
        </w:rPr>
        <w:t>Table 1</w:t>
      </w:r>
      <w:r>
        <w:rPr>
          <w:lang w:val="en-GB"/>
        </w:rPr>
        <w:t xml:space="preserve">: </w:t>
      </w:r>
      <w:r w:rsidRPr="00E86827">
        <w:rPr>
          <w:b/>
          <w:lang w:val="en-GB"/>
        </w:rPr>
        <w:t>Rate parameters between different disease states</w:t>
      </w:r>
      <w:r>
        <w:rPr>
          <w:lang w:val="en-GB"/>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3006"/>
        <w:gridCol w:w="3006"/>
        <w:gridCol w:w="3008"/>
      </w:tblGrid>
      <w:tr w:rsidR="00C01514" w:rsidRPr="00442F0B" w14:paraId="485AF1D1" w14:textId="77777777" w:rsidTr="00442F0B">
        <w:tc>
          <w:tcPr>
            <w:tcW w:w="1666" w:type="pct"/>
            <w:tcBorders>
              <w:top w:val="single" w:sz="4" w:space="0" w:color="auto"/>
              <w:bottom w:val="single" w:sz="4" w:space="0" w:color="auto"/>
            </w:tcBorders>
            <w:vAlign w:val="center"/>
          </w:tcPr>
          <w:p w14:paraId="592FB28E" w14:textId="59ACBB22" w:rsidR="00C01514" w:rsidRPr="00442F0B" w:rsidRDefault="00C01514" w:rsidP="00442F0B">
            <w:pPr>
              <w:spacing w:line="276" w:lineRule="auto"/>
              <w:jc w:val="center"/>
              <w:rPr>
                <w:b/>
                <w:lang w:val="en-GB"/>
              </w:rPr>
            </w:pPr>
            <w:r w:rsidRPr="00442F0B">
              <w:rPr>
                <w:b/>
                <w:lang w:val="en-GB"/>
              </w:rPr>
              <w:t>Parameter</w:t>
            </w:r>
            <w:r w:rsidR="00FE67FE">
              <w:rPr>
                <w:b/>
                <w:lang w:val="en-GB"/>
              </w:rPr>
              <w:t xml:space="preserve"> (</w:t>
            </w:r>
            <m:oMath>
              <m:sSub>
                <m:sSubPr>
                  <m:ctrlPr>
                    <w:rPr>
                      <w:rFonts w:ascii="Cambria Math" w:hAnsi="Cambria Math"/>
                      <w:b/>
                      <w:i/>
                      <w:lang w:val="en-GB"/>
                    </w:rPr>
                  </m:ctrlPr>
                </m:sSubPr>
                <m:e>
                  <m:r>
                    <m:rPr>
                      <m:sty m:val="bi"/>
                    </m:rPr>
                    <w:rPr>
                      <w:rFonts w:ascii="Cambria Math" w:hAnsi="Cambria Math"/>
                      <w:lang w:val="en-GB"/>
                    </w:rPr>
                    <m:t>r</m:t>
                  </m:r>
                </m:e>
                <m:sub>
                  <m:r>
                    <m:rPr>
                      <m:sty m:val="bi"/>
                    </m:rPr>
                    <w:rPr>
                      <w:rFonts w:ascii="Cambria Math" w:hAnsi="Cambria Math"/>
                      <w:lang w:val="en-GB"/>
                    </w:rPr>
                    <m:t>m→n</m:t>
                  </m:r>
                </m:sub>
              </m:sSub>
            </m:oMath>
            <w:r w:rsidR="00FE67FE">
              <w:rPr>
                <w:b/>
                <w:lang w:val="en-GB"/>
              </w:rPr>
              <w:t>)</w:t>
            </w:r>
          </w:p>
        </w:tc>
        <w:tc>
          <w:tcPr>
            <w:tcW w:w="1666" w:type="pct"/>
            <w:tcBorders>
              <w:top w:val="single" w:sz="4" w:space="0" w:color="auto"/>
              <w:bottom w:val="single" w:sz="4" w:space="0" w:color="auto"/>
            </w:tcBorders>
            <w:vAlign w:val="center"/>
          </w:tcPr>
          <w:p w14:paraId="15E1D338" w14:textId="0081B3CD" w:rsidR="00C01514" w:rsidRPr="00442F0B" w:rsidRDefault="00C01514" w:rsidP="00442F0B">
            <w:pPr>
              <w:spacing w:line="276" w:lineRule="auto"/>
              <w:jc w:val="center"/>
              <w:rPr>
                <w:b/>
                <w:lang w:val="en-GB"/>
              </w:rPr>
            </w:pPr>
            <w:r w:rsidRPr="00442F0B">
              <w:rPr>
                <w:b/>
                <w:lang w:val="en-GB"/>
              </w:rPr>
              <w:t>Value</w:t>
            </w:r>
          </w:p>
        </w:tc>
        <w:tc>
          <w:tcPr>
            <w:tcW w:w="1667" w:type="pct"/>
            <w:tcBorders>
              <w:top w:val="single" w:sz="4" w:space="0" w:color="auto"/>
              <w:bottom w:val="single" w:sz="4" w:space="0" w:color="auto"/>
            </w:tcBorders>
            <w:vAlign w:val="center"/>
          </w:tcPr>
          <w:p w14:paraId="1370D8D3" w14:textId="5298D809" w:rsidR="00C01514" w:rsidRPr="00442F0B" w:rsidRDefault="00C01514" w:rsidP="00442F0B">
            <w:pPr>
              <w:spacing w:line="276" w:lineRule="auto"/>
              <w:jc w:val="center"/>
              <w:rPr>
                <w:b/>
                <w:lang w:val="en-GB"/>
              </w:rPr>
            </w:pPr>
            <w:r w:rsidRPr="00442F0B">
              <w:rPr>
                <w:b/>
                <w:lang w:val="en-GB"/>
              </w:rPr>
              <w:t>Source</w:t>
            </w:r>
          </w:p>
        </w:tc>
      </w:tr>
      <w:tr w:rsidR="00C01514" w14:paraId="4D8FE8AA" w14:textId="77777777" w:rsidTr="00442F0B">
        <w:tc>
          <w:tcPr>
            <w:tcW w:w="1666" w:type="pct"/>
            <w:vAlign w:val="center"/>
          </w:tcPr>
          <w:p w14:paraId="13E1726B" w14:textId="6A11A08B" w:rsidR="00C01514" w:rsidRDefault="00FE67FE" w:rsidP="00442F0B">
            <w:pPr>
              <w:spacing w:line="276" w:lineRule="auto"/>
              <w:jc w:val="center"/>
              <w:rPr>
                <w:lang w:val="en-GB"/>
              </w:rPr>
            </w:pPr>
            <w:r>
              <w:rPr>
                <w:lang w:val="en-GB"/>
              </w:rPr>
              <w:t>Recovered to Susceptible</w:t>
            </w:r>
            <w:r w:rsidR="00C01514">
              <w:rPr>
                <w:lang w:val="en-GB"/>
              </w:rPr>
              <w:t xml:space="preserve">, </w:t>
            </w:r>
            <m:oMath>
              <m:r>
                <w:rPr>
                  <w:rFonts w:ascii="Cambria Math" w:hAnsi="Cambria Math"/>
                  <w:lang w:val="en-GB"/>
                </w:rPr>
                <m:t>γ</m:t>
              </m:r>
            </m:oMath>
          </w:p>
        </w:tc>
        <w:tc>
          <w:tcPr>
            <w:tcW w:w="1666" w:type="pct"/>
            <w:vAlign w:val="center"/>
          </w:tcPr>
          <w:p w14:paraId="4AEF3A0D" w14:textId="7E80EB18" w:rsidR="00C01514" w:rsidRDefault="00C01514" w:rsidP="00442F0B">
            <w:pPr>
              <w:spacing w:line="276" w:lineRule="auto"/>
              <w:jc w:val="center"/>
              <w:rPr>
                <w:lang w:val="en-GB"/>
              </w:rPr>
            </w:pPr>
            <w:r>
              <w:rPr>
                <w:lang w:val="en-GB"/>
              </w:rPr>
              <w:t>0.87 per year</w:t>
            </w:r>
          </w:p>
        </w:tc>
        <w:sdt>
          <w:sdtPr>
            <w:rPr>
              <w:color w:val="000000"/>
              <w:vertAlign w:val="superscript"/>
              <w:lang w:val="en-GB"/>
            </w:rPr>
            <w:tag w:val="MENDELEY_CITATION_v3_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"/>
            <w:id w:val="-1245634548"/>
            <w:placeholder>
              <w:docPart w:val="DefaultPlaceholder_-1854013440"/>
            </w:placeholder>
          </w:sdtPr>
          <w:sdtEndPr/>
          <w:sdtContent>
            <w:tc>
              <w:tcPr>
                <w:tcW w:w="1667" w:type="pct"/>
                <w:vAlign w:val="center"/>
              </w:tcPr>
              <w:p w14:paraId="5692F3FD" w14:textId="1CB7263B" w:rsidR="00C01514" w:rsidRDefault="006E17B9" w:rsidP="00442F0B">
                <w:pPr>
                  <w:spacing w:line="276" w:lineRule="auto"/>
                  <w:jc w:val="center"/>
                  <w:rPr>
                    <w:lang w:val="en-GB"/>
                  </w:rPr>
                </w:pPr>
                <w:r w:rsidRPr="006E17B9">
                  <w:rPr>
                    <w:color w:val="000000"/>
                    <w:vertAlign w:val="superscript"/>
                    <w:lang w:val="en-GB"/>
                  </w:rPr>
                  <w:t>8,9</w:t>
                </w:r>
              </w:p>
            </w:tc>
          </w:sdtContent>
        </w:sdt>
      </w:tr>
      <w:tr w:rsidR="00C01514" w14:paraId="7A2E0F39" w14:textId="77777777" w:rsidTr="00442F0B">
        <w:tc>
          <w:tcPr>
            <w:tcW w:w="1666" w:type="pct"/>
            <w:vAlign w:val="center"/>
          </w:tcPr>
          <w:p w14:paraId="24DDAE68" w14:textId="43A2E66E" w:rsidR="00C01514" w:rsidRDefault="00C01514" w:rsidP="00442F0B">
            <w:pPr>
              <w:spacing w:line="276" w:lineRule="auto"/>
              <w:jc w:val="center"/>
              <w:rPr>
                <w:lang w:val="en-GB"/>
              </w:rPr>
            </w:pPr>
            <w:r>
              <w:rPr>
                <w:lang w:val="en-GB"/>
              </w:rPr>
              <w:t xml:space="preserve">Infection to Recovered,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1</m:t>
                  </m:r>
                </m:sub>
              </m:sSub>
            </m:oMath>
          </w:p>
        </w:tc>
        <w:tc>
          <w:tcPr>
            <w:tcW w:w="1666" w:type="pct"/>
            <w:vAlign w:val="center"/>
          </w:tcPr>
          <w:p w14:paraId="67788DCA" w14:textId="4C8F272A" w:rsidR="00C01514" w:rsidRDefault="00C01514" w:rsidP="00442F0B">
            <w:pPr>
              <w:spacing w:line="276" w:lineRule="auto"/>
              <w:jc w:val="center"/>
              <w:rPr>
                <w:lang w:val="en-GB"/>
              </w:rPr>
            </w:pPr>
            <w:r>
              <w:rPr>
                <w:lang w:val="en-GB"/>
              </w:rPr>
              <w:t>1.83 per year</w:t>
            </w:r>
          </w:p>
        </w:tc>
        <w:sdt>
          <w:sdtPr>
            <w:rPr>
              <w:color w:val="000000"/>
              <w:vertAlign w:val="superscript"/>
              <w:lang w:val="en-GB"/>
            </w:rPr>
            <w:tag w:val="MENDELEY_CITATION_v3_eyJjaXRhdGlvbklEIjoiTUVOREVMRVlfQ0lUQVRJT05fZDU5OTUxNWUtYjExZi00Y2Q0LTkyMzEtZjM3MjMwMDYzOGRj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1283648132"/>
            <w:placeholder>
              <w:docPart w:val="DefaultPlaceholder_-1854013440"/>
            </w:placeholder>
          </w:sdtPr>
          <w:sdtEndPr/>
          <w:sdtContent>
            <w:tc>
              <w:tcPr>
                <w:tcW w:w="1667" w:type="pct"/>
                <w:vAlign w:val="center"/>
              </w:tcPr>
              <w:p w14:paraId="16E47F90" w14:textId="7526AC05" w:rsidR="00C01514" w:rsidRDefault="006E17B9" w:rsidP="00442F0B">
                <w:pPr>
                  <w:spacing w:line="276" w:lineRule="auto"/>
                  <w:jc w:val="center"/>
                  <w:rPr>
                    <w:lang w:val="en-GB"/>
                  </w:rPr>
                </w:pPr>
                <w:r w:rsidRPr="006E17B9">
                  <w:rPr>
                    <w:color w:val="000000"/>
                    <w:vertAlign w:val="superscript"/>
                    <w:lang w:val="en-GB"/>
                  </w:rPr>
                  <w:t>7</w:t>
                </w:r>
              </w:p>
            </w:tc>
          </w:sdtContent>
        </w:sdt>
      </w:tr>
      <w:tr w:rsidR="00C01514" w14:paraId="7418AA74" w14:textId="77777777" w:rsidTr="00442F0B">
        <w:tc>
          <w:tcPr>
            <w:tcW w:w="1666" w:type="pct"/>
            <w:vAlign w:val="center"/>
          </w:tcPr>
          <w:p w14:paraId="0E0B7381" w14:textId="2233EACD" w:rsidR="00C01514" w:rsidRDefault="00C01514" w:rsidP="00442F0B">
            <w:pPr>
              <w:spacing w:line="276" w:lineRule="auto"/>
              <w:jc w:val="center"/>
              <w:rPr>
                <w:lang w:val="en-GB"/>
              </w:rPr>
            </w:pPr>
            <w:r>
              <w:rPr>
                <w:lang w:val="en-GB"/>
              </w:rPr>
              <w:t xml:space="preserve">Infection to Minimal, </w:t>
            </w:r>
            <m:oMath>
              <m:sSub>
                <m:sSubPr>
                  <m:ctrlPr>
                    <w:rPr>
                      <w:rFonts w:ascii="Cambria Math" w:hAnsi="Cambria Math"/>
                      <w:i/>
                      <w:lang w:val="en-GB"/>
                    </w:rPr>
                  </m:ctrlPr>
                </m:sSubPr>
                <m:e>
                  <m:r>
                    <w:rPr>
                      <w:rFonts w:ascii="Cambria Math" w:hAnsi="Cambria Math"/>
                      <w:lang w:val="en-GB"/>
                    </w:rPr>
                    <m:t>ν</m:t>
                  </m:r>
                </m:e>
                <m:sub>
                  <m:r>
                    <w:rPr>
                      <w:rFonts w:ascii="Cambria Math" w:hAnsi="Cambria Math"/>
                      <w:lang w:val="en-GB"/>
                    </w:rPr>
                    <m:t>1</m:t>
                  </m:r>
                </m:sub>
              </m:sSub>
            </m:oMath>
          </w:p>
        </w:tc>
        <w:tc>
          <w:tcPr>
            <w:tcW w:w="1666" w:type="pct"/>
            <w:vAlign w:val="center"/>
          </w:tcPr>
          <w:p w14:paraId="685AD901" w14:textId="5937FF19" w:rsidR="00C01514" w:rsidRDefault="00F96512" w:rsidP="00442F0B">
            <w:pPr>
              <w:spacing w:line="276" w:lineRule="auto"/>
              <w:jc w:val="center"/>
              <w:rPr>
                <w:lang w:val="en-GB"/>
              </w:rPr>
            </w:pPr>
            <w:r>
              <w:rPr>
                <w:lang w:val="en-GB"/>
              </w:rPr>
              <w:t>0.10 per year</w:t>
            </w:r>
          </w:p>
        </w:tc>
        <w:sdt>
          <w:sdtPr>
            <w:rPr>
              <w:color w:val="000000"/>
              <w:vertAlign w:val="superscript"/>
              <w:lang w:val="en-GB"/>
            </w:rPr>
            <w:tag w:val="MENDELEY_CITATION_v3_eyJjaXRhdGlvbklEIjoiTUVOREVMRVlfQ0lUQVRJT05fNjg3M2YwZDEtNjJjOS00MDFhLTk5NTQtZDcxY2JjYWRhNzlh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112340043"/>
            <w:placeholder>
              <w:docPart w:val="EDCB71B3FE5B9940A4CDF08E043C7D69"/>
            </w:placeholder>
          </w:sdtPr>
          <w:sdtEndPr/>
          <w:sdtContent>
            <w:tc>
              <w:tcPr>
                <w:tcW w:w="1667" w:type="pct"/>
                <w:vAlign w:val="center"/>
              </w:tcPr>
              <w:p w14:paraId="0043DD99" w14:textId="594471AA" w:rsidR="00C01514" w:rsidRDefault="006E17B9" w:rsidP="00442F0B">
                <w:pPr>
                  <w:spacing w:line="276" w:lineRule="auto"/>
                  <w:jc w:val="center"/>
                  <w:rPr>
                    <w:lang w:val="en-GB"/>
                  </w:rPr>
                </w:pPr>
                <w:r w:rsidRPr="006E17B9">
                  <w:rPr>
                    <w:color w:val="000000"/>
                    <w:vertAlign w:val="superscript"/>
                    <w:lang w:val="en-GB"/>
                  </w:rPr>
                  <w:t>7</w:t>
                </w:r>
              </w:p>
            </w:tc>
          </w:sdtContent>
        </w:sdt>
      </w:tr>
      <w:tr w:rsidR="00C01514" w14:paraId="2A386DF9" w14:textId="77777777" w:rsidTr="00442F0B">
        <w:tc>
          <w:tcPr>
            <w:tcW w:w="1666" w:type="pct"/>
            <w:vAlign w:val="center"/>
          </w:tcPr>
          <w:p w14:paraId="0A64DA25" w14:textId="09E111C3" w:rsidR="00C01514" w:rsidRDefault="00C01514" w:rsidP="00442F0B">
            <w:pPr>
              <w:spacing w:line="276" w:lineRule="auto"/>
              <w:jc w:val="center"/>
              <w:rPr>
                <w:lang w:val="en-GB"/>
              </w:rPr>
            </w:pPr>
            <w:r>
              <w:rPr>
                <w:lang w:val="en-GB"/>
              </w:rPr>
              <w:t xml:space="preserve">Infection to Subclinical, </w:t>
            </w:r>
            <m:oMath>
              <m:sSub>
                <m:sSubPr>
                  <m:ctrlPr>
                    <w:rPr>
                      <w:rFonts w:ascii="Cambria Math" w:hAnsi="Cambria Math"/>
                      <w:i/>
                      <w:lang w:val="en-GB"/>
                    </w:rPr>
                  </m:ctrlPr>
                </m:sSubPr>
                <m:e>
                  <m:r>
                    <w:rPr>
                      <w:rFonts w:ascii="Cambria Math" w:hAnsi="Cambria Math"/>
                      <w:lang w:val="en-GB"/>
                    </w:rPr>
                    <m:t>ν</m:t>
                  </m:r>
                </m:e>
                <m:sub>
                  <m:r>
                    <w:rPr>
                      <w:rFonts w:ascii="Cambria Math" w:hAnsi="Cambria Math"/>
                      <w:lang w:val="en-GB"/>
                    </w:rPr>
                    <m:t>2</m:t>
                  </m:r>
                </m:sub>
              </m:sSub>
            </m:oMath>
          </w:p>
        </w:tc>
        <w:tc>
          <w:tcPr>
            <w:tcW w:w="1666" w:type="pct"/>
            <w:vAlign w:val="center"/>
          </w:tcPr>
          <w:p w14:paraId="5A1180FD" w14:textId="52C63817" w:rsidR="00C01514" w:rsidRDefault="00F96512" w:rsidP="00442F0B">
            <w:pPr>
              <w:spacing w:line="276" w:lineRule="auto"/>
              <w:jc w:val="center"/>
              <w:rPr>
                <w:lang w:val="en-GB"/>
              </w:rPr>
            </w:pPr>
            <w:r>
              <w:rPr>
                <w:lang w:val="en-GB"/>
              </w:rPr>
              <w:t>0.04 per year</w:t>
            </w:r>
          </w:p>
        </w:tc>
        <w:sdt>
          <w:sdtPr>
            <w:rPr>
              <w:color w:val="000000"/>
              <w:vertAlign w:val="superscript"/>
              <w:lang w:val="en-GB"/>
            </w:rPr>
            <w:tag w:val="MENDELEY_CITATION_v3_eyJjaXRhdGlvbklEIjoiTUVOREVMRVlfQ0lUQVRJT05fZmVkNzM5OTctOTEyMC00ZmE5LThmYWQtMmE3ZWJjOWE5NmU0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1971312413"/>
            <w:placeholder>
              <w:docPart w:val="D4E918593C0A4F49A7CE22A406061CFE"/>
            </w:placeholder>
          </w:sdtPr>
          <w:sdtEndPr/>
          <w:sdtContent>
            <w:tc>
              <w:tcPr>
                <w:tcW w:w="1667" w:type="pct"/>
                <w:vAlign w:val="center"/>
              </w:tcPr>
              <w:p w14:paraId="6C8E4D4D" w14:textId="216CF9E7" w:rsidR="00C01514" w:rsidRDefault="006E17B9" w:rsidP="00442F0B">
                <w:pPr>
                  <w:spacing w:line="276" w:lineRule="auto"/>
                  <w:jc w:val="center"/>
                  <w:rPr>
                    <w:lang w:val="en-GB"/>
                  </w:rPr>
                </w:pPr>
                <w:r w:rsidRPr="006E17B9">
                  <w:rPr>
                    <w:color w:val="000000"/>
                    <w:vertAlign w:val="superscript"/>
                    <w:lang w:val="en-GB"/>
                  </w:rPr>
                  <w:t>7</w:t>
                </w:r>
              </w:p>
            </w:tc>
          </w:sdtContent>
        </w:sdt>
      </w:tr>
      <w:tr w:rsidR="00F96512" w14:paraId="088E7D43" w14:textId="77777777" w:rsidTr="00442F0B">
        <w:tc>
          <w:tcPr>
            <w:tcW w:w="1666" w:type="pct"/>
            <w:vAlign w:val="center"/>
          </w:tcPr>
          <w:p w14:paraId="78579C18" w14:textId="77777777" w:rsidR="00F96512" w:rsidRDefault="00F96512" w:rsidP="00442F0B">
            <w:pPr>
              <w:spacing w:line="276" w:lineRule="auto"/>
              <w:jc w:val="center"/>
              <w:rPr>
                <w:lang w:val="en-GB"/>
              </w:rPr>
            </w:pPr>
            <w:r>
              <w:rPr>
                <w:lang w:val="en-GB"/>
              </w:rPr>
              <w:t xml:space="preserve">Minimal to Recovered,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2</m:t>
                  </m:r>
                </m:sub>
              </m:sSub>
            </m:oMath>
          </w:p>
        </w:tc>
        <w:tc>
          <w:tcPr>
            <w:tcW w:w="1666" w:type="pct"/>
            <w:vAlign w:val="center"/>
          </w:tcPr>
          <w:p w14:paraId="540C2E11" w14:textId="6F1CFBB2" w:rsidR="00F96512" w:rsidRDefault="00F96512" w:rsidP="00442F0B">
            <w:pPr>
              <w:spacing w:line="276" w:lineRule="auto"/>
              <w:jc w:val="center"/>
              <w:rPr>
                <w:lang w:val="en-GB"/>
              </w:rPr>
            </w:pPr>
            <w:r>
              <w:rPr>
                <w:lang w:val="en-GB"/>
              </w:rPr>
              <w:t>0.18 per year</w:t>
            </w:r>
          </w:p>
        </w:tc>
        <w:sdt>
          <w:sdtPr>
            <w:rPr>
              <w:color w:val="000000"/>
              <w:vertAlign w:val="superscript"/>
              <w:lang w:val="en-GB"/>
            </w:rPr>
            <w:tag w:val="MENDELEY_CITATION_v3_eyJjaXRhdGlvbklEIjoiTUVOREVMRVlfQ0lUQVRJT05fMDU5MWQ2MmMtYzFiMy00OTczLWJkOTAtZmQ2OWRmMWUwZmMy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667479992"/>
            <w:placeholder>
              <w:docPart w:val="6783454CB911FB40BECB499C2D705573"/>
            </w:placeholder>
          </w:sdtPr>
          <w:sdtEndPr/>
          <w:sdtContent>
            <w:tc>
              <w:tcPr>
                <w:tcW w:w="1667" w:type="pct"/>
                <w:vAlign w:val="center"/>
              </w:tcPr>
              <w:p w14:paraId="72502AFF" w14:textId="0A7572C5" w:rsidR="00F96512" w:rsidRDefault="006E17B9" w:rsidP="00442F0B">
                <w:pPr>
                  <w:spacing w:line="276" w:lineRule="auto"/>
                  <w:jc w:val="center"/>
                  <w:rPr>
                    <w:lang w:val="en-GB"/>
                  </w:rPr>
                </w:pPr>
                <w:r w:rsidRPr="006E17B9">
                  <w:rPr>
                    <w:color w:val="000000"/>
                    <w:vertAlign w:val="superscript"/>
                    <w:lang w:val="en-GB"/>
                  </w:rPr>
                  <w:t>7</w:t>
                </w:r>
              </w:p>
            </w:tc>
          </w:sdtContent>
        </w:sdt>
      </w:tr>
      <w:tr w:rsidR="00C01514" w14:paraId="3865F826" w14:textId="77777777" w:rsidTr="00442F0B">
        <w:tc>
          <w:tcPr>
            <w:tcW w:w="1666" w:type="pct"/>
            <w:vAlign w:val="center"/>
          </w:tcPr>
          <w:p w14:paraId="6FBF7EEA" w14:textId="5A512290" w:rsidR="00C01514" w:rsidRDefault="00C01514" w:rsidP="00442F0B">
            <w:pPr>
              <w:spacing w:line="276" w:lineRule="auto"/>
              <w:jc w:val="center"/>
              <w:rPr>
                <w:lang w:val="en-GB"/>
              </w:rPr>
            </w:pPr>
            <w:r>
              <w:rPr>
                <w:lang w:val="en-GB"/>
              </w:rPr>
              <w:t xml:space="preserve">Minimal to Subclinical, </w:t>
            </w:r>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f</m:t>
                  </m:r>
                </m:sub>
              </m:sSub>
            </m:oMath>
          </w:p>
        </w:tc>
        <w:tc>
          <w:tcPr>
            <w:tcW w:w="1666" w:type="pct"/>
            <w:vAlign w:val="center"/>
          </w:tcPr>
          <w:p w14:paraId="2074BA84" w14:textId="5D4278B4" w:rsidR="00C01514" w:rsidRDefault="00F96512" w:rsidP="00442F0B">
            <w:pPr>
              <w:spacing w:line="276" w:lineRule="auto"/>
              <w:jc w:val="center"/>
              <w:rPr>
                <w:lang w:val="en-GB"/>
              </w:rPr>
            </w:pPr>
            <w:r>
              <w:rPr>
                <w:lang w:val="en-GB"/>
              </w:rPr>
              <w:t>0.24 per year</w:t>
            </w:r>
          </w:p>
        </w:tc>
        <w:sdt>
          <w:sdtPr>
            <w:rPr>
              <w:color w:val="000000"/>
              <w:vertAlign w:val="superscript"/>
              <w:lang w:val="en-GB"/>
            </w:rPr>
            <w:tag w:val="MENDELEY_CITATION_v3_eyJjaXRhdGlvbklEIjoiTUVOREVMRVlfQ0lUQVRJT05fOTEyNjk2YjQtNzAxMy00ZTVhLWE2YTMtODUxMWJlMzA1Mzhl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755051346"/>
            <w:placeholder>
              <w:docPart w:val="F977A6F17B779F4B947D5CE0059A75EE"/>
            </w:placeholder>
          </w:sdtPr>
          <w:sdtEndPr/>
          <w:sdtContent>
            <w:tc>
              <w:tcPr>
                <w:tcW w:w="1667" w:type="pct"/>
                <w:vAlign w:val="center"/>
              </w:tcPr>
              <w:p w14:paraId="392415D2" w14:textId="177F0866" w:rsidR="00C01514" w:rsidRDefault="006E17B9" w:rsidP="00442F0B">
                <w:pPr>
                  <w:spacing w:line="276" w:lineRule="auto"/>
                  <w:jc w:val="center"/>
                  <w:rPr>
                    <w:lang w:val="en-GB"/>
                  </w:rPr>
                </w:pPr>
                <w:r w:rsidRPr="006E17B9">
                  <w:rPr>
                    <w:color w:val="000000"/>
                    <w:vertAlign w:val="superscript"/>
                    <w:lang w:val="en-GB"/>
                  </w:rPr>
                  <w:t>7</w:t>
                </w:r>
              </w:p>
            </w:tc>
          </w:sdtContent>
        </w:sdt>
      </w:tr>
      <w:tr w:rsidR="00C01514" w14:paraId="7ABF6E53" w14:textId="77777777" w:rsidTr="00442F0B">
        <w:tc>
          <w:tcPr>
            <w:tcW w:w="1666" w:type="pct"/>
            <w:vAlign w:val="center"/>
          </w:tcPr>
          <w:p w14:paraId="372E9FB5" w14:textId="086BD5DB" w:rsidR="00C01514" w:rsidRDefault="00C01514" w:rsidP="00442F0B">
            <w:pPr>
              <w:spacing w:line="276" w:lineRule="auto"/>
              <w:jc w:val="center"/>
              <w:rPr>
                <w:lang w:val="en-GB"/>
              </w:rPr>
            </w:pPr>
            <w:r>
              <w:rPr>
                <w:lang w:val="en-GB"/>
              </w:rPr>
              <w:t xml:space="preserve">Subclinical to Minimal, </w:t>
            </w:r>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b</m:t>
                  </m:r>
                </m:sub>
              </m:sSub>
            </m:oMath>
          </w:p>
        </w:tc>
        <w:tc>
          <w:tcPr>
            <w:tcW w:w="1666" w:type="pct"/>
            <w:vAlign w:val="center"/>
          </w:tcPr>
          <w:p w14:paraId="12B1BC85" w14:textId="21EDCF76" w:rsidR="00C01514" w:rsidRDefault="00F96512" w:rsidP="00442F0B">
            <w:pPr>
              <w:spacing w:line="276" w:lineRule="auto"/>
              <w:jc w:val="center"/>
              <w:rPr>
                <w:lang w:val="en-GB"/>
              </w:rPr>
            </w:pPr>
            <w:r>
              <w:rPr>
                <w:lang w:val="en-GB"/>
              </w:rPr>
              <w:t>1.58 per year</w:t>
            </w:r>
          </w:p>
        </w:tc>
        <w:sdt>
          <w:sdtPr>
            <w:rPr>
              <w:color w:val="000000"/>
              <w:vertAlign w:val="superscript"/>
              <w:lang w:val="en-GB"/>
            </w:rPr>
            <w:tag w:val="MENDELEY_CITATION_v3_eyJjaXRhdGlvbklEIjoiTUVOREVMRVlfQ0lUQVRJT05fZDQyZTExN2ItNTJhMS00ZmQ4LWE4MzAtYzM2YTViNWU0NDk2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2016601795"/>
            <w:placeholder>
              <w:docPart w:val="8797BC216847644DB9061144AC152A47"/>
            </w:placeholder>
          </w:sdtPr>
          <w:sdtEndPr/>
          <w:sdtContent>
            <w:tc>
              <w:tcPr>
                <w:tcW w:w="1667" w:type="pct"/>
                <w:vAlign w:val="center"/>
              </w:tcPr>
              <w:p w14:paraId="479A0505" w14:textId="025AD61A" w:rsidR="00C01514" w:rsidRDefault="006E17B9" w:rsidP="00442F0B">
                <w:pPr>
                  <w:spacing w:line="276" w:lineRule="auto"/>
                  <w:jc w:val="center"/>
                  <w:rPr>
                    <w:lang w:val="en-GB"/>
                  </w:rPr>
                </w:pPr>
                <w:r w:rsidRPr="006E17B9">
                  <w:rPr>
                    <w:color w:val="000000"/>
                    <w:vertAlign w:val="superscript"/>
                    <w:lang w:val="en-GB"/>
                  </w:rPr>
                  <w:t>7</w:t>
                </w:r>
              </w:p>
            </w:tc>
          </w:sdtContent>
        </w:sdt>
      </w:tr>
      <w:tr w:rsidR="00C01514" w14:paraId="7A0F4EF2" w14:textId="77777777" w:rsidTr="00442F0B">
        <w:tc>
          <w:tcPr>
            <w:tcW w:w="1666" w:type="pct"/>
            <w:vAlign w:val="center"/>
          </w:tcPr>
          <w:p w14:paraId="71502AB6" w14:textId="0771A30C" w:rsidR="00C01514" w:rsidRDefault="00C01514" w:rsidP="00442F0B">
            <w:pPr>
              <w:spacing w:line="276" w:lineRule="auto"/>
              <w:jc w:val="center"/>
              <w:rPr>
                <w:lang w:val="en-GB"/>
              </w:rPr>
            </w:pPr>
            <w:r>
              <w:rPr>
                <w:lang w:val="en-GB"/>
              </w:rPr>
              <w:t xml:space="preserve">Subclinical to Clinical, </w:t>
            </w: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f</m:t>
                  </m:r>
                </m:sub>
              </m:sSub>
            </m:oMath>
          </w:p>
        </w:tc>
        <w:tc>
          <w:tcPr>
            <w:tcW w:w="1666" w:type="pct"/>
            <w:vAlign w:val="center"/>
          </w:tcPr>
          <w:p w14:paraId="2B836AA6" w14:textId="2F18A52E" w:rsidR="00C01514" w:rsidRDefault="00F96512" w:rsidP="00442F0B">
            <w:pPr>
              <w:spacing w:line="276" w:lineRule="auto"/>
              <w:jc w:val="center"/>
              <w:rPr>
                <w:lang w:val="en-GB"/>
              </w:rPr>
            </w:pPr>
            <w:r>
              <w:rPr>
                <w:lang w:val="en-GB"/>
              </w:rPr>
              <w:t>0.72 per year</w:t>
            </w:r>
          </w:p>
        </w:tc>
        <w:sdt>
          <w:sdtPr>
            <w:rPr>
              <w:color w:val="000000"/>
              <w:vertAlign w:val="superscript"/>
              <w:lang w:val="en-GB"/>
            </w:rPr>
            <w:tag w:val="MENDELEY_CITATION_v3_eyJjaXRhdGlvbklEIjoiTUVOREVMRVlfQ0lUQVRJT05fNTY3ODJkMWYtZWQ3Yi00NmYzLWIyOTItYzFjZTQyMmMzYmI2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1238363490"/>
            <w:placeholder>
              <w:docPart w:val="E00E82723F133A43ABAC75139DECB719"/>
            </w:placeholder>
          </w:sdtPr>
          <w:sdtEndPr/>
          <w:sdtContent>
            <w:tc>
              <w:tcPr>
                <w:tcW w:w="1667" w:type="pct"/>
                <w:vAlign w:val="center"/>
              </w:tcPr>
              <w:p w14:paraId="6B9F36BF" w14:textId="5E2BC93D" w:rsidR="00C01514" w:rsidRDefault="006E17B9" w:rsidP="00442F0B">
                <w:pPr>
                  <w:spacing w:line="276" w:lineRule="auto"/>
                  <w:jc w:val="center"/>
                  <w:rPr>
                    <w:lang w:val="en-GB"/>
                  </w:rPr>
                </w:pPr>
                <w:r w:rsidRPr="006E17B9">
                  <w:rPr>
                    <w:color w:val="000000"/>
                    <w:vertAlign w:val="superscript"/>
                    <w:lang w:val="en-GB"/>
                  </w:rPr>
                  <w:t>7</w:t>
                </w:r>
              </w:p>
            </w:tc>
          </w:sdtContent>
        </w:sdt>
      </w:tr>
      <w:tr w:rsidR="00C01514" w14:paraId="0412E3AA" w14:textId="77777777" w:rsidTr="00442F0B">
        <w:tc>
          <w:tcPr>
            <w:tcW w:w="1666" w:type="pct"/>
            <w:vAlign w:val="center"/>
          </w:tcPr>
          <w:p w14:paraId="142B04C0" w14:textId="4C096773" w:rsidR="00C01514" w:rsidRDefault="00C01514" w:rsidP="00442F0B">
            <w:pPr>
              <w:spacing w:line="276" w:lineRule="auto"/>
              <w:jc w:val="center"/>
              <w:rPr>
                <w:lang w:val="en-GB"/>
              </w:rPr>
            </w:pPr>
            <w:r>
              <w:rPr>
                <w:lang w:val="en-GB"/>
              </w:rPr>
              <w:t xml:space="preserve">Clinical to Subclinical, </w:t>
            </w:r>
            <m:oMath>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b</m:t>
                  </m:r>
                </m:sub>
              </m:sSub>
            </m:oMath>
          </w:p>
        </w:tc>
        <w:tc>
          <w:tcPr>
            <w:tcW w:w="1666" w:type="pct"/>
            <w:vAlign w:val="center"/>
          </w:tcPr>
          <w:p w14:paraId="516205BA" w14:textId="3C3C258A" w:rsidR="00C01514" w:rsidRDefault="00F96512" w:rsidP="00442F0B">
            <w:pPr>
              <w:spacing w:line="276" w:lineRule="auto"/>
              <w:jc w:val="center"/>
              <w:rPr>
                <w:lang w:val="en-GB"/>
              </w:rPr>
            </w:pPr>
            <w:r>
              <w:rPr>
                <w:lang w:val="en-GB"/>
              </w:rPr>
              <w:t>0.57 per year</w:t>
            </w:r>
          </w:p>
        </w:tc>
        <w:sdt>
          <w:sdtPr>
            <w:rPr>
              <w:color w:val="000000"/>
              <w:vertAlign w:val="superscript"/>
              <w:lang w:val="en-GB"/>
            </w:rPr>
            <w:tag w:val="MENDELEY_CITATION_v3_eyJjaXRhdGlvbklEIjoiTUVOREVMRVlfQ0lUQVRJT05fMGFlZDBhMTEtYjRmMC00ZGEyLTlkMWEtYWRmNmNiZGIxNjAw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1511870094"/>
            <w:placeholder>
              <w:docPart w:val="3C0D46B99F24B1498FD71D1946768942"/>
            </w:placeholder>
          </w:sdtPr>
          <w:sdtEndPr/>
          <w:sdtContent>
            <w:tc>
              <w:tcPr>
                <w:tcW w:w="1667" w:type="pct"/>
                <w:vAlign w:val="center"/>
              </w:tcPr>
              <w:p w14:paraId="38829174" w14:textId="66A753D3" w:rsidR="00C01514" w:rsidRDefault="006E17B9" w:rsidP="00442F0B">
                <w:pPr>
                  <w:spacing w:line="276" w:lineRule="auto"/>
                  <w:jc w:val="center"/>
                  <w:rPr>
                    <w:lang w:val="en-GB"/>
                  </w:rPr>
                </w:pPr>
                <w:r w:rsidRPr="006E17B9">
                  <w:rPr>
                    <w:color w:val="000000"/>
                    <w:vertAlign w:val="superscript"/>
                    <w:lang w:val="en-GB"/>
                  </w:rPr>
                  <w:t>7</w:t>
                </w:r>
              </w:p>
            </w:tc>
          </w:sdtContent>
        </w:sdt>
      </w:tr>
      <w:tr w:rsidR="00C01514" w14:paraId="6489C974" w14:textId="77777777" w:rsidTr="00442F0B">
        <w:tc>
          <w:tcPr>
            <w:tcW w:w="1666" w:type="pct"/>
            <w:tcBorders>
              <w:bottom w:val="single" w:sz="4" w:space="0" w:color="auto"/>
            </w:tcBorders>
            <w:vAlign w:val="center"/>
          </w:tcPr>
          <w:p w14:paraId="5DC5C56A" w14:textId="64A21906" w:rsidR="00C01514" w:rsidRDefault="00F96512" w:rsidP="00442F0B">
            <w:pPr>
              <w:spacing w:line="276" w:lineRule="auto"/>
              <w:jc w:val="center"/>
              <w:rPr>
                <w:lang w:val="en-GB"/>
              </w:rPr>
            </w:pPr>
            <w:r>
              <w:rPr>
                <w:lang w:val="en-GB"/>
              </w:rPr>
              <w:t>Clinical to Death</w:t>
            </w:r>
            <w:r w:rsidR="00C01514">
              <w:rPr>
                <w:lang w:val="en-GB"/>
              </w:rPr>
              <w:t xml:space="preserve">, </w:t>
            </w:r>
            <m:oMath>
              <m:r>
                <w:rPr>
                  <w:rFonts w:ascii="Cambria Math" w:hAnsi="Cambria Math"/>
                  <w:lang w:val="en-GB"/>
                </w:rPr>
                <m:t>d</m:t>
              </m:r>
            </m:oMath>
          </w:p>
        </w:tc>
        <w:tc>
          <w:tcPr>
            <w:tcW w:w="1666" w:type="pct"/>
            <w:tcBorders>
              <w:bottom w:val="single" w:sz="4" w:space="0" w:color="auto"/>
            </w:tcBorders>
            <w:vAlign w:val="center"/>
          </w:tcPr>
          <w:p w14:paraId="07336B06" w14:textId="1A6D6A2D" w:rsidR="00C01514" w:rsidRDefault="00F96512" w:rsidP="00442F0B">
            <w:pPr>
              <w:spacing w:line="276" w:lineRule="auto"/>
              <w:jc w:val="center"/>
              <w:rPr>
                <w:lang w:val="en-GB"/>
              </w:rPr>
            </w:pPr>
            <w:r>
              <w:rPr>
                <w:lang w:val="en-GB"/>
              </w:rPr>
              <w:t>0.33 per year</w:t>
            </w:r>
          </w:p>
        </w:tc>
        <w:sdt>
          <w:sdtPr>
            <w:rPr>
              <w:color w:val="000000"/>
              <w:vertAlign w:val="superscript"/>
              <w:lang w:val="en-GB"/>
            </w:rPr>
            <w:tag w:val="MENDELEY_CITATION_v3_eyJjaXRhdGlvbklEIjoiTUVOREVMRVlfQ0lUQVRJT05fNTVkMTA4NWEtOGEzMS00MDZiLWEwOTItMmE5M2RiYmU0ZGEw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
            <w:id w:val="772368794"/>
            <w:placeholder>
              <w:docPart w:val="7E29AC6B80513A459E4C577A83F6D8B3"/>
            </w:placeholder>
          </w:sdtPr>
          <w:sdtEndPr/>
          <w:sdtContent>
            <w:tc>
              <w:tcPr>
                <w:tcW w:w="1667" w:type="pct"/>
                <w:tcBorders>
                  <w:bottom w:val="single" w:sz="4" w:space="0" w:color="auto"/>
                </w:tcBorders>
                <w:vAlign w:val="center"/>
              </w:tcPr>
              <w:p w14:paraId="5A9D6DCA" w14:textId="441263A3" w:rsidR="00C01514" w:rsidRDefault="006E17B9" w:rsidP="00442F0B">
                <w:pPr>
                  <w:spacing w:line="276" w:lineRule="auto"/>
                  <w:jc w:val="center"/>
                  <w:rPr>
                    <w:lang w:val="en-GB"/>
                  </w:rPr>
                </w:pPr>
                <w:r w:rsidRPr="006E17B9">
                  <w:rPr>
                    <w:color w:val="000000"/>
                    <w:vertAlign w:val="superscript"/>
                    <w:lang w:val="en-GB"/>
                  </w:rPr>
                  <w:t>7</w:t>
                </w:r>
              </w:p>
            </w:tc>
          </w:sdtContent>
        </w:sdt>
      </w:tr>
    </w:tbl>
    <w:p w14:paraId="692F6E26" w14:textId="6B32044A" w:rsidR="00300737" w:rsidRDefault="00300737" w:rsidP="00B50509">
      <w:pPr>
        <w:rPr>
          <w:lang w:val="en-GB"/>
        </w:rPr>
      </w:pPr>
    </w:p>
    <w:p w14:paraId="31AC463C" w14:textId="2DF52600" w:rsidR="005C7576" w:rsidRDefault="001503B4" w:rsidP="001503B4">
      <w:pPr>
        <w:pStyle w:val="Heading2"/>
        <w:rPr>
          <w:lang w:val="en-GB"/>
        </w:rPr>
      </w:pPr>
      <w:r>
        <w:rPr>
          <w:lang w:val="en-GB"/>
        </w:rPr>
        <w:t xml:space="preserve">Transmission </w:t>
      </w:r>
    </w:p>
    <w:p w14:paraId="30BF9B7A" w14:textId="7FF9CF05" w:rsidR="00A97F03" w:rsidRPr="00A97F03" w:rsidRDefault="007B12E6" w:rsidP="00A97F03">
      <w:pPr>
        <w:rPr>
          <w:lang w:val="en-GB"/>
        </w:rPr>
      </w:pPr>
      <w:r>
        <w:rPr>
          <w:lang w:val="en-GB"/>
        </w:rPr>
        <w:t>Upon contact with infectious individuals</w:t>
      </w:r>
      <w:r w:rsidR="003E4EF4">
        <w:rPr>
          <w:lang w:val="en-GB"/>
        </w:rPr>
        <w:t xml:space="preserve"> (i.e. those that are either in the subclinical or clinical disease state)</w:t>
      </w:r>
      <w:r>
        <w:rPr>
          <w:lang w:val="en-GB"/>
        </w:rPr>
        <w:t xml:space="preserve"> at each time step </w:t>
      </w:r>
      <m:oMath>
        <m:r>
          <m:rPr>
            <m:sty m:val="p"/>
          </m:rPr>
          <w:rPr>
            <w:rFonts w:ascii="Cambria Math" w:hAnsi="Cambria Math"/>
            <w:lang w:val="en-GB"/>
          </w:rPr>
          <m:t>Δ</m:t>
        </m:r>
        <m:r>
          <w:rPr>
            <w:rFonts w:ascii="Cambria Math" w:hAnsi="Cambria Math"/>
            <w:lang w:val="en-GB"/>
          </w:rPr>
          <m:t>t</m:t>
        </m:r>
      </m:oMath>
      <w:r>
        <w:rPr>
          <w:lang w:val="en-GB"/>
        </w:rPr>
        <w:t xml:space="preserve">, a susceptible individual </w:t>
      </w:r>
      <w:r w:rsidR="0023604B">
        <w:rPr>
          <w:lang w:val="en-GB"/>
        </w:rPr>
        <w:t xml:space="preserve">of age group </w:t>
      </w:r>
      <m:oMath>
        <m:r>
          <w:rPr>
            <w:rFonts w:ascii="Cambria Math" w:hAnsi="Cambria Math"/>
            <w:lang w:val="en-GB"/>
          </w:rPr>
          <m:t>a</m:t>
        </m:r>
      </m:oMath>
      <w:r w:rsidR="00FE55BF">
        <w:rPr>
          <w:lang w:val="en-GB"/>
        </w:rPr>
        <w:t xml:space="preserve"> </w:t>
      </w:r>
      <w:r w:rsidR="0023604B">
        <w:rPr>
          <w:lang w:val="en-GB"/>
        </w:rPr>
        <w:t xml:space="preserve">living in household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oMath>
      <w:r w:rsidR="0023604B">
        <w:rPr>
          <w:lang w:val="en-GB"/>
        </w:rPr>
        <w:t xml:space="preserve">, which is located in grid-cell </w:t>
      </w:r>
      <m:oMath>
        <m:r>
          <w:rPr>
            <w:rFonts w:ascii="Cambria Math" w:hAnsi="Cambria Math"/>
            <w:lang w:val="en-GB"/>
          </w:rPr>
          <m:t>i</m:t>
        </m:r>
      </m:oMath>
      <w:r w:rsidR="0023604B">
        <w:rPr>
          <w:lang w:val="en-GB"/>
        </w:rPr>
        <w:t xml:space="preserve">, </w:t>
      </w:r>
      <w:r>
        <w:rPr>
          <w:lang w:val="en-GB"/>
        </w:rPr>
        <w:t>who</w:t>
      </w:r>
      <w:r w:rsidR="0023604B">
        <w:rPr>
          <w:lang w:val="en-GB"/>
        </w:rPr>
        <w:t xml:space="preserve"> is either studying at school </w:t>
      </w:r>
      <m:oMath>
        <m:r>
          <w:rPr>
            <w:rFonts w:ascii="Cambria Math" w:hAnsi="Cambria Math"/>
            <w:lang w:val="en-GB"/>
          </w:rPr>
          <m:t>S</m:t>
        </m:r>
      </m:oMath>
      <w:r w:rsidR="0023604B">
        <w:rPr>
          <w:lang w:val="en-GB"/>
        </w:rPr>
        <w:t xml:space="preserve"> or working at workplace </w:t>
      </w:r>
      <m:oMath>
        <m:r>
          <w:rPr>
            <w:rFonts w:ascii="Cambria Math" w:hAnsi="Cambria Math"/>
            <w:lang w:val="en-GB"/>
          </w:rPr>
          <m:t>W</m:t>
        </m:r>
      </m:oMath>
      <w:r w:rsidR="0023604B">
        <w:rPr>
          <w:lang w:val="en-GB"/>
        </w:rPr>
        <w:t xml:space="preserve">, </w:t>
      </w:r>
      <w:r w:rsidR="00FE55BF">
        <w:rPr>
          <w:lang w:val="en-GB"/>
        </w:rPr>
        <w:t xml:space="preserve">would be infected </w:t>
      </w:r>
      <w:r>
        <w:rPr>
          <w:lang w:val="en-GB"/>
        </w:rPr>
        <w:t xml:space="preserve">with the probability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,S/W</m:t>
            </m:r>
          </m:sub>
        </m:sSub>
      </m:oMath>
      <w:r>
        <w:rPr>
          <w:lang w:val="en-GB"/>
        </w:rPr>
        <w:t xml:space="preserve"> given as</w:t>
      </w:r>
      <w:r w:rsidR="00FE55BF">
        <w:rPr>
          <w:lang w:val="en-GB"/>
        </w:rPr>
        <w:t xml:space="preserve">: </w:t>
      </w:r>
    </w:p>
    <w:p w14:paraId="11718284" w14:textId="35CA36EE" w:rsidR="001503B4" w:rsidRPr="001503B4" w:rsidRDefault="0086029C" w:rsidP="001503B4">
      <w:pPr>
        <w:rPr>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,S/W</m:t>
              </m:r>
            </m:sub>
          </m:sSub>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home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school/workplace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community</m:t>
                      </m:r>
                    </m:sub>
                  </m:sSub>
                </m:e>
              </m:d>
              <m:r>
                <m:rPr>
                  <m:sty m:val="p"/>
                </m:rPr>
                <w:rPr>
                  <w:rFonts w:ascii="Cambria Math" w:hAnsi="Cambria Math"/>
                  <w:lang w:val="en-GB"/>
                </w:rPr>
                <m:t>Δ</m:t>
              </m:r>
              <m:r>
                <w:rPr>
                  <w:rFonts w:ascii="Cambria Math" w:hAnsi="Cambria Math"/>
                  <w:lang w:val="en-GB"/>
                </w:rPr>
                <m:t>t</m:t>
              </m:r>
            </m:sup>
          </m:sSup>
        </m:oMath>
      </m:oMathPara>
    </w:p>
    <w:p w14:paraId="0BEF8798" w14:textId="711FEFB7" w:rsidR="0023604B" w:rsidRDefault="00FE55BF" w:rsidP="00B50509">
      <w:pPr>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setting</m:t>
            </m:r>
          </m:sub>
        </m:sSub>
      </m:oMath>
      <w:r w:rsidR="0023604B">
        <w:rPr>
          <w:lang w:val="en-GB"/>
        </w:rPr>
        <w:t xml:space="preserve"> is the per-unit-time risk of infection in the respective setting. </w:t>
      </w:r>
    </w:p>
    <w:p w14:paraId="713C2F59" w14:textId="77777777" w:rsidR="00300F0C" w:rsidRDefault="00300F0C" w:rsidP="00B50509">
      <w:pPr>
        <w:rPr>
          <w:lang w:val="en-GB"/>
        </w:rPr>
      </w:pPr>
    </w:p>
    <w:p w14:paraId="4AF70A89" w14:textId="6F5DF59F" w:rsidR="0023604B" w:rsidRDefault="0023604B" w:rsidP="00B50509">
      <w:pPr>
        <w:rPr>
          <w:lang w:val="en-GB"/>
        </w:rPr>
      </w:pPr>
      <w:r>
        <w:rPr>
          <w:lang w:val="en-GB"/>
        </w:rPr>
        <w:t xml:space="preserve"> </w:t>
      </w:r>
      <m:oMath>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setting</m:t>
            </m:r>
          </m:sub>
        </m:sSub>
      </m:oMath>
      <w:r>
        <w:rPr>
          <w:lang w:val="en-GB"/>
        </w:rPr>
        <w:t xml:space="preserve"> for home, school and workplaces are defined as: </w:t>
      </w:r>
    </w:p>
    <w:p w14:paraId="0F8A75EF" w14:textId="1BF7AA36" w:rsidR="00FE55BF" w:rsidRPr="0023604B" w:rsidRDefault="0086029C" w:rsidP="00B50509">
      <w:pPr>
        <w:rPr>
          <w:lang w:val="en-GB"/>
        </w:rPr>
      </w:pPr>
      <m:oMathPara>
        <m:oMath>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setting</m:t>
              </m:r>
            </m:sub>
          </m:sSub>
          <m:r>
            <w:rPr>
              <w:rFonts w:ascii="Cambria Math" w:hAnsi="Cambria Math"/>
              <w:lang w:val="en-GB"/>
            </w:rPr>
            <m:t>=</m:t>
          </m:r>
          <m:nary>
            <m:naryPr>
              <m:chr m:val="∑"/>
              <m:limLoc m:val="undOvr"/>
              <m:supHide m:val="1"/>
              <m:ctrlPr>
                <w:rPr>
                  <w:rFonts w:ascii="Cambria Math" w:hAnsi="Cambria Math"/>
                  <w:i/>
                  <w:lang w:val="en-GB"/>
                </w:rPr>
              </m:ctrlPr>
            </m:naryPr>
            <m:sub>
              <m:r>
                <w:rPr>
                  <w:rFonts w:ascii="Cambria Math" w:hAnsi="Cambria Math"/>
                  <w:lang w:val="en-GB"/>
                </w:rPr>
                <m:t>k∈</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/S/W</m:t>
              </m:r>
            </m:sub>
            <m:sup/>
            <m:e>
              <m:f>
                <m:fPr>
                  <m:ctrlPr>
                    <w:rPr>
                      <w:rFonts w:ascii="Cambria Math" w:hAnsi="Cambria Math"/>
                      <w:i/>
                      <w:lang w:val="en-GB"/>
                    </w:rPr>
                  </m:ctrlPr>
                </m:fPr>
                <m:num>
                  <m:r>
                    <w:rPr>
                      <w:rFonts w:ascii="Cambria Math" w:hAnsi="Cambria Math"/>
                      <w:lang w:val="en-GB"/>
                    </w:rPr>
                    <m:t>β</m:t>
                  </m:r>
                  <m:sSub>
                    <m:sSubPr>
                      <m:ctrlPr>
                        <w:rPr>
                          <w:rFonts w:ascii="Cambria Math" w:hAnsi="Cambria Math"/>
                          <w:i/>
                          <w:lang w:val="en-GB"/>
                        </w:rPr>
                      </m:ctrlPr>
                    </m:sSubPr>
                    <m:e>
                      <m:r>
                        <w:rPr>
                          <w:rFonts w:ascii="Cambria Math" w:hAnsi="Cambria Math"/>
                          <w:lang w:val="en-GB"/>
                        </w:rPr>
                        <m:t>c</m:t>
                      </m:r>
                    </m:e>
                    <m:sub>
                      <m:r>
                        <m:rPr>
                          <m:nor/>
                        </m:rPr>
                        <w:rPr>
                          <w:rFonts w:ascii="Cambria Math" w:hAnsi="Cambria Math"/>
                          <w:lang w:val="en-GB"/>
                        </w:rPr>
                        <m:t>setting</m:t>
                      </m:r>
                      <m:r>
                        <w:rPr>
                          <w:rFonts w:ascii="Cambria Math" w:hAnsi="Cambria Math"/>
                          <w:lang w:val="en-GB"/>
                        </w:rPr>
                        <m:t>,α→a</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k,α</m:t>
                      </m:r>
                    </m:sub>
                  </m:sSub>
                </m:num>
                <m:den>
                  <m:sSub>
                    <m:sSubPr>
                      <m:ctrlPr>
                        <w:rPr>
                          <w:rFonts w:ascii="Cambria Math" w:hAnsi="Cambria Math"/>
                          <w:i/>
                          <w:lang w:val="en-GB"/>
                        </w:rPr>
                      </m:ctrlPr>
                    </m:sSubPr>
                    <m:e>
                      <m:r>
                        <w:rPr>
                          <w:rFonts w:ascii="Cambria Math" w:hAnsi="Cambria Math"/>
                          <w:lang w:val="en-GB"/>
                        </w:rPr>
                        <m:t>s</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/S/W</m:t>
                      </m:r>
                    </m:sub>
                  </m:sSub>
                </m:den>
              </m:f>
            </m:e>
          </m:nary>
        </m:oMath>
      </m:oMathPara>
    </w:p>
    <w:p w14:paraId="7A2D57F1" w14:textId="28CCF978" w:rsidR="0023604B" w:rsidRDefault="0023604B" w:rsidP="00B50509">
      <w:pPr>
        <w:rPr>
          <w:lang w:val="en-GB"/>
        </w:rPr>
      </w:pPr>
      <w:r>
        <w:rPr>
          <w:lang w:val="en-GB"/>
        </w:rPr>
        <w:t xml:space="preserve">where </w:t>
      </w:r>
      <m:oMath>
        <m:r>
          <w:rPr>
            <w:rFonts w:ascii="Cambria Math" w:hAnsi="Cambria Math"/>
            <w:lang w:val="en-GB"/>
          </w:rPr>
          <m:t>β</m:t>
        </m:r>
      </m:oMath>
      <w:r>
        <w:rPr>
          <w:lang w:val="en-GB"/>
        </w:rPr>
        <w:t xml:space="preserve"> is the transmission probability per contact</w:t>
      </w:r>
      <w:r w:rsidR="00782C7C">
        <w:rPr>
          <w:lang w:val="en-GB"/>
        </w:rPr>
        <w:t xml:space="preserve">, </w:t>
      </w:r>
      <m:oMath>
        <m:sSub>
          <m:sSubPr>
            <m:ctrlPr>
              <w:rPr>
                <w:rFonts w:ascii="Cambria Math" w:hAnsi="Cambria Math"/>
                <w:i/>
                <w:lang w:val="en-GB"/>
              </w:rPr>
            </m:ctrlPr>
          </m:sSubPr>
          <m:e>
            <m:r>
              <w:rPr>
                <w:rFonts w:ascii="Cambria Math" w:hAnsi="Cambria Math"/>
                <w:lang w:val="en-GB"/>
              </w:rPr>
              <m:t>c</m:t>
            </m:r>
          </m:e>
          <m:sub>
            <m:r>
              <m:rPr>
                <m:nor/>
              </m:rPr>
              <w:rPr>
                <w:rFonts w:ascii="Cambria Math" w:hAnsi="Cambria Math"/>
                <w:lang w:val="en-GB"/>
              </w:rPr>
              <m:t>setting</m:t>
            </m:r>
            <m:r>
              <w:rPr>
                <w:rFonts w:ascii="Cambria Math" w:hAnsi="Cambria Math"/>
                <w:lang w:val="en-GB"/>
              </w:rPr>
              <m:t>,α→a</m:t>
            </m:r>
          </m:sub>
        </m:sSub>
      </m:oMath>
      <w:r>
        <w:rPr>
          <w:lang w:val="en-GB"/>
        </w:rPr>
        <w:t xml:space="preserve"> is the</w:t>
      </w:r>
      <w:r w:rsidR="00D25D6A">
        <w:rPr>
          <w:lang w:val="en-GB"/>
        </w:rPr>
        <w:t xml:space="preserve"> setting-specific</w:t>
      </w:r>
      <w:r>
        <w:rPr>
          <w:lang w:val="en-GB"/>
        </w:rPr>
        <w:t xml:space="preserve"> mean number of contacts between individuals of age group </w:t>
      </w:r>
      <m:oMath>
        <m:r>
          <w:rPr>
            <w:rFonts w:ascii="Cambria Math" w:hAnsi="Cambria Math"/>
            <w:lang w:val="en-GB"/>
          </w:rPr>
          <m:t>α</m:t>
        </m:r>
      </m:oMath>
      <w:r>
        <w:rPr>
          <w:lang w:val="en-GB"/>
        </w:rPr>
        <w:t xml:space="preserve"> and </w:t>
      </w:r>
      <m:oMath>
        <m:r>
          <w:rPr>
            <w:rFonts w:ascii="Cambria Math" w:hAnsi="Cambria Math"/>
            <w:lang w:val="en-GB"/>
          </w:rPr>
          <m:t>a</m:t>
        </m:r>
      </m:oMath>
      <w:r>
        <w:rPr>
          <w:lang w:val="en-GB"/>
        </w:rPr>
        <w:t xml:space="preserve"> per unit t</w:t>
      </w:r>
      <w:r w:rsidR="00A45CD5">
        <w:rPr>
          <w:lang w:val="en-GB"/>
        </w:rPr>
        <w:t xml:space="preserve">ime,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k,α</m:t>
            </m:r>
          </m:sub>
        </m:sSub>
      </m:oMath>
      <w:r>
        <w:rPr>
          <w:lang w:val="en-GB"/>
        </w:rPr>
        <w:t xml:space="preserve"> is a Boolean variable indicating if member </w:t>
      </w:r>
      <m:oMath>
        <m:r>
          <w:rPr>
            <w:rFonts w:ascii="Cambria Math" w:hAnsi="Cambria Math"/>
            <w:lang w:val="en-GB"/>
          </w:rPr>
          <m:t>k</m:t>
        </m:r>
      </m:oMath>
      <w:r>
        <w:rPr>
          <w:lang w:val="en-GB"/>
        </w:rPr>
        <w:t xml:space="preserve"> of age group </w:t>
      </w:r>
      <m:oMath>
        <m:r>
          <w:rPr>
            <w:rFonts w:ascii="Cambria Math" w:hAnsi="Cambria Math"/>
            <w:lang w:val="en-GB"/>
          </w:rPr>
          <m:t>α</m:t>
        </m:r>
      </m:oMath>
      <w:r>
        <w:rPr>
          <w:lang w:val="en-GB"/>
        </w:rPr>
        <w:t xml:space="preserve"> in household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oMath>
      <w:r>
        <w:rPr>
          <w:lang w:val="en-GB"/>
        </w:rPr>
        <w:t xml:space="preserve"> or school </w:t>
      </w:r>
      <m:oMath>
        <m:r>
          <w:rPr>
            <w:rFonts w:ascii="Cambria Math" w:hAnsi="Cambria Math"/>
            <w:lang w:val="en-GB"/>
          </w:rPr>
          <m:t>S</m:t>
        </m:r>
      </m:oMath>
      <w:r>
        <w:rPr>
          <w:lang w:val="en-GB"/>
        </w:rPr>
        <w:t xml:space="preserve"> or workplace </w:t>
      </w:r>
      <m:oMath>
        <m:r>
          <w:rPr>
            <w:rFonts w:ascii="Cambria Math" w:hAnsi="Cambria Math"/>
            <w:lang w:val="en-GB"/>
          </w:rPr>
          <m:t>W</m:t>
        </m:r>
      </m:oMath>
      <w:r>
        <w:rPr>
          <w:lang w:val="en-GB"/>
        </w:rPr>
        <w:t xml:space="preserve"> is infected and </w:t>
      </w:r>
      <m:oMath>
        <m:sSub>
          <m:sSubPr>
            <m:ctrlPr>
              <w:rPr>
                <w:rFonts w:ascii="Cambria Math" w:hAnsi="Cambria Math"/>
                <w:i/>
                <w:lang w:val="en-GB"/>
              </w:rPr>
            </m:ctrlPr>
          </m:sSubPr>
          <m:e>
            <m:r>
              <w:rPr>
                <w:rFonts w:ascii="Cambria Math" w:hAnsi="Cambria Math"/>
                <w:lang w:val="en-GB"/>
              </w:rPr>
              <m:t>s</m:t>
            </m:r>
          </m:e>
          <m:sub>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i</m:t>
                </m:r>
              </m:sub>
            </m:sSub>
            <m:r>
              <w:rPr>
                <w:rFonts w:ascii="Cambria Math" w:hAnsi="Cambria Math"/>
                <w:lang w:val="en-GB"/>
              </w:rPr>
              <m:t>/S/W</m:t>
            </m:r>
          </m:sub>
        </m:sSub>
      </m:oMath>
      <w:r>
        <w:rPr>
          <w:lang w:val="en-GB"/>
        </w:rPr>
        <w:t xml:space="preserve"> is the number of individuals linked to those places (i.e. either living in household </w:t>
      </w:r>
      <m:oMath>
        <m:r>
          <w:rPr>
            <w:rFonts w:ascii="Cambria Math" w:hAnsi="Cambria Math"/>
            <w:lang w:val="en-GB"/>
          </w:rPr>
          <m:t>H</m:t>
        </m:r>
      </m:oMath>
      <w:r>
        <w:rPr>
          <w:lang w:val="en-GB"/>
        </w:rPr>
        <w:t xml:space="preserve"> or attending school </w:t>
      </w:r>
      <m:oMath>
        <m:r>
          <w:rPr>
            <w:rFonts w:ascii="Cambria Math" w:hAnsi="Cambria Math"/>
            <w:lang w:val="en-GB"/>
          </w:rPr>
          <m:t>S</m:t>
        </m:r>
      </m:oMath>
      <w:r>
        <w:rPr>
          <w:lang w:val="en-GB"/>
        </w:rPr>
        <w:t xml:space="preserve"> or working at workplace </w:t>
      </w:r>
      <m:oMath>
        <m:r>
          <w:rPr>
            <w:rFonts w:ascii="Cambria Math" w:hAnsi="Cambria Math"/>
            <w:lang w:val="en-GB"/>
          </w:rPr>
          <m:t>W</m:t>
        </m:r>
      </m:oMath>
      <w:r>
        <w:rPr>
          <w:lang w:val="en-GB"/>
        </w:rPr>
        <w:t xml:space="preserve">). </w:t>
      </w:r>
      <m:oMath>
        <m:sSub>
          <m:sSubPr>
            <m:ctrlPr>
              <w:rPr>
                <w:rFonts w:ascii="Cambria Math" w:hAnsi="Cambria Math"/>
                <w:i/>
                <w:lang w:val="en-GB"/>
              </w:rPr>
            </m:ctrlPr>
          </m:sSubPr>
          <m:e>
            <m:r>
              <w:rPr>
                <w:rFonts w:ascii="Cambria Math" w:hAnsi="Cambria Math"/>
                <w:lang w:val="en-GB"/>
              </w:rPr>
              <m:t>c</m:t>
            </m:r>
          </m:e>
          <m:sub>
            <m:r>
              <m:rPr>
                <m:nor/>
              </m:rPr>
              <w:rPr>
                <w:rFonts w:ascii="Cambria Math" w:hAnsi="Cambria Math"/>
                <w:lang w:val="en-GB"/>
              </w:rPr>
              <m:t>setting</m:t>
            </m:r>
            <m:r>
              <w:rPr>
                <w:rFonts w:ascii="Cambria Math" w:hAnsi="Cambria Math"/>
                <w:lang w:val="en-GB"/>
              </w:rPr>
              <m:t>,α→a</m:t>
            </m:r>
          </m:sub>
        </m:sSub>
      </m:oMath>
      <w:r w:rsidR="00C96E6E">
        <w:rPr>
          <w:lang w:val="en-GB"/>
        </w:rPr>
        <w:t xml:space="preserve"> has been estimated by Prem et al. for </w:t>
      </w:r>
      <w:r w:rsidR="00B17170">
        <w:rPr>
          <w:lang w:val="en-GB"/>
        </w:rPr>
        <w:t xml:space="preserve">various settings (i.e. household, school, workplace and community) in </w:t>
      </w:r>
      <w:r w:rsidR="00C96E6E">
        <w:rPr>
          <w:lang w:val="en-GB"/>
        </w:rPr>
        <w:t>different countries.</w:t>
      </w:r>
      <w:sdt>
        <w:sdtPr>
          <w:rPr>
            <w:color w:val="000000"/>
            <w:vertAlign w:val="superscript"/>
            <w:lang w:val="en-GB"/>
          </w:rPr>
          <w:tag w:val="MENDELEY_CITATION_v3_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"/>
          <w:id w:val="-1165856232"/>
          <w:placeholder>
            <w:docPart w:val="DefaultPlaceholder_-1854013440"/>
          </w:placeholder>
        </w:sdtPr>
        <w:sdtEndPr/>
        <w:sdtContent>
          <w:r w:rsidR="006E17B9" w:rsidRPr="006E17B9">
            <w:rPr>
              <w:color w:val="000000"/>
              <w:vertAlign w:val="superscript"/>
              <w:lang w:val="en-GB"/>
            </w:rPr>
            <w:t>10</w:t>
          </w:r>
        </w:sdtContent>
      </w:sdt>
      <w:r>
        <w:rPr>
          <w:lang w:val="en-GB"/>
        </w:rPr>
        <w:t xml:space="preserve">   </w:t>
      </w:r>
    </w:p>
    <w:p w14:paraId="3FC4740F" w14:textId="77777777" w:rsidR="00300F0C" w:rsidRDefault="00300F0C" w:rsidP="00B50509">
      <w:pPr>
        <w:rPr>
          <w:lang w:val="en-GB"/>
        </w:rPr>
      </w:pPr>
    </w:p>
    <w:p w14:paraId="060136B5" w14:textId="3DA70AD3" w:rsidR="0023604B" w:rsidRDefault="0086029C" w:rsidP="00B50509">
      <w:pPr>
        <w:rPr>
          <w:lang w:val="en-GB"/>
        </w:rPr>
      </w:pPr>
      <m:oMath>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community</m:t>
            </m:r>
          </m:sub>
        </m:sSub>
      </m:oMath>
      <w:r w:rsidR="0023604B">
        <w:rPr>
          <w:lang w:val="en-GB"/>
        </w:rPr>
        <w:t xml:space="preserve">, on the other hand, is defined as: </w:t>
      </w:r>
    </w:p>
    <w:p w14:paraId="0A8E6A1D" w14:textId="209F27A8" w:rsidR="0023604B" w:rsidRPr="0023604B" w:rsidRDefault="0086029C" w:rsidP="00B50509">
      <w:pPr>
        <w:rPr>
          <w:lang w:val="en-GB"/>
        </w:rPr>
      </w:pPr>
      <m:oMathPara>
        <m:oMath>
          <m:sSub>
            <m:sSubPr>
              <m:ctrlPr>
                <w:rPr>
                  <w:rFonts w:ascii="Cambria Math" w:hAnsi="Cambria Math"/>
                  <w:i/>
                  <w:lang w:val="en-GB"/>
                </w:rPr>
              </m:ctrlPr>
            </m:sSubPr>
            <m:e>
              <m:r>
                <w:rPr>
                  <w:rFonts w:ascii="Cambria Math" w:hAnsi="Cambria Math"/>
                  <w:lang w:val="en-GB"/>
                </w:rPr>
                <m:t>λ</m:t>
              </m:r>
            </m:e>
            <m:sub>
              <m:r>
                <m:rPr>
                  <m:nor/>
                </m:rPr>
                <w:rPr>
                  <w:rFonts w:ascii="Cambria Math" w:hAnsi="Cambria Math"/>
                  <w:lang w:val="en-GB"/>
                </w:rPr>
                <m:t>community</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k</m:t>
                      </m:r>
                    </m:sub>
                  </m:sSub>
                </m:sub>
              </m:sSub>
            </m:e>
          </m:nary>
          <m:sSub>
            <m:sSubPr>
              <m:ctrlPr>
                <w:rPr>
                  <w:rFonts w:ascii="Cambria Math" w:hAnsi="Cambria Math"/>
                  <w:i/>
                  <w:lang w:val="en-GB"/>
                </w:rPr>
              </m:ctrlPr>
            </m:sSubPr>
            <m:e>
              <m:r>
                <w:rPr>
                  <w:rFonts w:ascii="Cambria Math" w:hAnsi="Cambria Math"/>
                  <w:lang w:val="en-GB"/>
                </w:rPr>
                <m:t>c</m:t>
              </m:r>
            </m:e>
            <m:sub>
              <m:r>
                <m:rPr>
                  <m:nor/>
                </m:rPr>
                <w:rPr>
                  <w:rFonts w:ascii="Cambria Math" w:hAnsi="Cambria Math"/>
                  <w:lang w:val="en-GB"/>
                </w:rPr>
                <m:t>community</m:t>
              </m:r>
              <m:r>
                <w:rPr>
                  <w:rFonts w:ascii="Cambria Math" w:hAnsi="Cambria Math"/>
                  <w:lang w:val="en-GB"/>
                </w:rPr>
                <m:t>,α→a</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k,α</m:t>
              </m:r>
            </m:sub>
          </m:sSub>
        </m:oMath>
      </m:oMathPara>
    </w:p>
    <w:p w14:paraId="7206B2FC" w14:textId="6FDF2CBE" w:rsidR="0023604B" w:rsidRDefault="0023604B" w:rsidP="00B50509">
      <w:pPr>
        <w:rPr>
          <w:lang w:val="en-GB"/>
        </w:rPr>
      </w:pPr>
      <w:r>
        <w:rPr>
          <w:lang w:val="en-GB"/>
        </w:rPr>
        <w:t xml:space="preserve">where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k</m:t>
                </m:r>
              </m:sub>
            </m:sSub>
          </m:sub>
        </m:sSub>
      </m:oMath>
      <w:r>
        <w:rPr>
          <w:lang w:val="en-GB"/>
        </w:rPr>
        <w:t xml:space="preserve"> is the probability of contact between </w:t>
      </w:r>
      <w:r w:rsidR="001C33BA">
        <w:rPr>
          <w:lang w:val="en-GB"/>
        </w:rPr>
        <w:t xml:space="preserve">a </w:t>
      </w:r>
      <w:r>
        <w:rPr>
          <w:lang w:val="en-GB"/>
        </w:rPr>
        <w:t xml:space="preserve">susceptible individual who is living in location grid-cell </w:t>
      </w:r>
      <m:oMath>
        <m:r>
          <w:rPr>
            <w:rFonts w:ascii="Cambria Math" w:hAnsi="Cambria Math"/>
            <w:lang w:val="en-GB"/>
          </w:rPr>
          <m:t>i</m:t>
        </m:r>
      </m:oMath>
      <w:r>
        <w:rPr>
          <w:lang w:val="en-GB"/>
        </w:rPr>
        <w:t xml:space="preserve"> and </w:t>
      </w:r>
      <w:r w:rsidR="001C33BA">
        <w:rPr>
          <w:lang w:val="en-GB"/>
        </w:rPr>
        <w:t xml:space="preserve">an </w:t>
      </w:r>
      <w:r>
        <w:rPr>
          <w:lang w:val="en-GB"/>
        </w:rPr>
        <w:t xml:space="preserve">infector who is living in location grid-cell </w:t>
      </w:r>
      <m:oMath>
        <m:r>
          <w:rPr>
            <w:rFonts w:ascii="Cambria Math" w:hAnsi="Cambria Math"/>
            <w:lang w:val="en-GB"/>
          </w:rPr>
          <m:t>j</m:t>
        </m:r>
      </m:oMath>
      <w:r>
        <w:rPr>
          <w:lang w:val="en-GB"/>
        </w:rPr>
        <w:t xml:space="preserve">. </w:t>
      </w:r>
    </w:p>
    <w:p w14:paraId="102B711A" w14:textId="3111FDD3" w:rsidR="001F0448" w:rsidRDefault="001F0448" w:rsidP="001F0448">
      <w:pPr>
        <w:rPr>
          <w:lang w:val="en-GB"/>
        </w:rPr>
      </w:pPr>
    </w:p>
    <w:p w14:paraId="0C221ED7" w14:textId="77777777" w:rsidR="00B66188" w:rsidRDefault="00B66188">
      <w:pPr>
        <w:spacing w:before="0" w:line="240" w:lineRule="auto"/>
        <w:rPr>
          <w:b/>
          <w:lang w:val="en-GB"/>
        </w:rPr>
      </w:pPr>
      <w:r>
        <w:rPr>
          <w:lang w:val="en-GB"/>
        </w:rPr>
        <w:br w:type="page"/>
      </w:r>
    </w:p>
    <w:p w14:paraId="1A434F23" w14:textId="628464F6" w:rsidR="00D14A5F" w:rsidRDefault="00D14A5F" w:rsidP="00D14A5F">
      <w:pPr>
        <w:pStyle w:val="Heading1"/>
        <w:rPr>
          <w:lang w:val="en-GB"/>
        </w:rPr>
      </w:pPr>
      <w:r>
        <w:rPr>
          <w:lang w:val="en-GB"/>
        </w:rPr>
        <w:lastRenderedPageBreak/>
        <w:t xml:space="preserve">Model </w:t>
      </w:r>
      <w:r w:rsidR="00635EA4">
        <w:rPr>
          <w:lang w:val="en-GB"/>
        </w:rPr>
        <w:t>U</w:t>
      </w:r>
      <w:r>
        <w:rPr>
          <w:lang w:val="en-GB"/>
        </w:rPr>
        <w:t>sage</w:t>
      </w:r>
    </w:p>
    <w:p w14:paraId="2052AB81" w14:textId="6D3150F0" w:rsidR="005F01DF" w:rsidRDefault="00635EA4" w:rsidP="00A72339">
      <w:pPr>
        <w:pStyle w:val="Heading2"/>
        <w:rPr>
          <w:lang w:val="en-GB"/>
        </w:rPr>
      </w:pPr>
      <w:r>
        <w:rPr>
          <w:lang w:val="en-GB"/>
        </w:rPr>
        <w:t xml:space="preserve">Model </w:t>
      </w:r>
      <w:r w:rsidR="00D14A5F">
        <w:rPr>
          <w:lang w:val="en-GB"/>
        </w:rPr>
        <w:t>Calibration</w:t>
      </w:r>
    </w:p>
    <w:p w14:paraId="53E92527" w14:textId="309EAC43" w:rsidR="00C25794" w:rsidRDefault="00D81458" w:rsidP="0039009A">
      <w:pPr>
        <w:jc w:val="center"/>
        <w:rPr>
          <w:lang w:val="en-GB"/>
        </w:rPr>
      </w:pPr>
      <w:r>
        <w:rPr>
          <w:noProof/>
          <w:lang w:val="en-GB"/>
        </w:rPr>
        <w:drawing>
          <wp:inline distT="0" distB="0" distL="0" distR="0" wp14:anchorId="5243601A" wp14:editId="64C89D19">
            <wp:extent cx="4546600"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eady_state_compart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6600" cy="2743200"/>
                    </a:xfrm>
                    <a:prstGeom prst="rect">
                      <a:avLst/>
                    </a:prstGeom>
                  </pic:spPr>
                </pic:pic>
              </a:graphicData>
            </a:graphic>
          </wp:inline>
        </w:drawing>
      </w:r>
    </w:p>
    <w:p w14:paraId="500A7211" w14:textId="2A22732F" w:rsidR="0039009A" w:rsidRDefault="0039009A" w:rsidP="0039009A">
      <w:pPr>
        <w:rPr>
          <w:lang w:val="en-GB"/>
        </w:rPr>
      </w:pPr>
      <w:r w:rsidRPr="0039009A">
        <w:rPr>
          <w:b/>
          <w:lang w:val="en-GB"/>
        </w:rPr>
        <w:t>Figure 6</w:t>
      </w:r>
      <w:r>
        <w:rPr>
          <w:lang w:val="en-GB"/>
        </w:rPr>
        <w:t xml:space="preserve">: </w:t>
      </w:r>
      <w:r w:rsidRPr="0039009A">
        <w:rPr>
          <w:b/>
          <w:lang w:val="en-GB"/>
        </w:rPr>
        <w:t xml:space="preserve">Calibration </w:t>
      </w:r>
      <w:r w:rsidR="00E001B2">
        <w:rPr>
          <w:b/>
          <w:lang w:val="en-GB"/>
        </w:rPr>
        <w:t>TB-</w:t>
      </w:r>
      <w:r w:rsidR="0021540B">
        <w:rPr>
          <w:b/>
          <w:lang w:val="en-GB"/>
        </w:rPr>
        <w:t>F</w:t>
      </w:r>
      <w:r w:rsidR="0002749D">
        <w:rPr>
          <w:b/>
          <w:lang w:val="en-GB"/>
        </w:rPr>
        <w:t>undi</w:t>
      </w:r>
      <w:r w:rsidRPr="0039009A">
        <w:rPr>
          <w:b/>
          <w:lang w:val="en-GB"/>
        </w:rPr>
        <w:t xml:space="preserve"> simulation over 10 years (520 weeks)</w:t>
      </w:r>
      <w:r w:rsidR="00CF6749">
        <w:rPr>
          <w:b/>
          <w:lang w:val="en-GB"/>
        </w:rPr>
        <w:t xml:space="preserve"> in Gauteng</w:t>
      </w:r>
      <w:r w:rsidRPr="0039009A">
        <w:rPr>
          <w:b/>
          <w:lang w:val="en-GB"/>
        </w:rPr>
        <w:t xml:space="preserve"> </w:t>
      </w:r>
      <w:r w:rsidR="00CF6749">
        <w:rPr>
          <w:b/>
          <w:lang w:val="en-GB"/>
        </w:rPr>
        <w:t>assuming no Mtb-associated deaths</w:t>
      </w:r>
      <w:r w:rsidR="009A641D">
        <w:rPr>
          <w:b/>
          <w:lang w:val="en-GB"/>
        </w:rPr>
        <w:t xml:space="preserve"> </w:t>
      </w:r>
      <w:r w:rsidRPr="0039009A">
        <w:rPr>
          <w:b/>
          <w:lang w:val="en-GB"/>
        </w:rPr>
        <w:t xml:space="preserve">to </w:t>
      </w:r>
      <w:r w:rsidR="00CF6749">
        <w:rPr>
          <w:b/>
          <w:lang w:val="en-GB"/>
        </w:rPr>
        <w:t>reach</w:t>
      </w:r>
      <w:r w:rsidRPr="0039009A">
        <w:rPr>
          <w:b/>
          <w:lang w:val="en-GB"/>
        </w:rPr>
        <w:t xml:space="preserve"> a “steady-state” distribution of disease states</w:t>
      </w:r>
      <w:r>
        <w:rPr>
          <w:lang w:val="en-GB"/>
        </w:rPr>
        <w:t xml:space="preserve">.  </w:t>
      </w:r>
    </w:p>
    <w:p w14:paraId="5854067B" w14:textId="77777777" w:rsidR="0039009A" w:rsidRPr="00C25794" w:rsidRDefault="0039009A" w:rsidP="0039009A">
      <w:pPr>
        <w:rPr>
          <w:lang w:val="en-GB"/>
        </w:rPr>
      </w:pPr>
    </w:p>
    <w:p w14:paraId="7A757EB9" w14:textId="06A9A4C3" w:rsidR="001F0448" w:rsidRDefault="00A72339" w:rsidP="00A72339">
      <w:pPr>
        <w:rPr>
          <w:lang w:val="en-GB"/>
        </w:rPr>
      </w:pPr>
      <w:r>
        <w:rPr>
          <w:lang w:val="en-GB"/>
        </w:rPr>
        <w:t>Given the lack of data on prevalence stratified across the different disease states, a calibration simulation</w:t>
      </w:r>
      <w:r w:rsidR="00AF72F6">
        <w:rPr>
          <w:lang w:val="en-GB"/>
        </w:rPr>
        <w:t xml:space="preserve"> for a long period of time (e.g. 10 years or more),</w:t>
      </w:r>
      <w:r>
        <w:rPr>
          <w:lang w:val="en-GB"/>
        </w:rPr>
        <w:t xml:space="preserve"> without the death state</w:t>
      </w:r>
      <w:r w:rsidR="00500706">
        <w:rPr>
          <w:lang w:val="en-GB"/>
        </w:rPr>
        <w:t xml:space="preserve"> (i.e. population size remains constant)</w:t>
      </w:r>
      <w:r>
        <w:rPr>
          <w:lang w:val="en-GB"/>
        </w:rPr>
        <w:t xml:space="preserve"> is recommended to </w:t>
      </w:r>
      <w:r w:rsidR="004C4409">
        <w:rPr>
          <w:lang w:val="en-GB"/>
        </w:rPr>
        <w:t>estimate</w:t>
      </w:r>
      <w:r>
        <w:rPr>
          <w:lang w:val="en-GB"/>
        </w:rPr>
        <w:t xml:space="preserve"> </w:t>
      </w:r>
      <w:r w:rsidR="004C4409">
        <w:rPr>
          <w:lang w:val="en-GB"/>
        </w:rPr>
        <w:t>the initial</w:t>
      </w:r>
      <w:r>
        <w:rPr>
          <w:lang w:val="en-GB"/>
        </w:rPr>
        <w:t xml:space="preserve"> “steady-state” distribution of states</w:t>
      </w:r>
      <w:r w:rsidR="00AF72F6">
        <w:rPr>
          <w:lang w:val="en-GB"/>
        </w:rPr>
        <w:t xml:space="preserve"> and time distribution individuals ha</w:t>
      </w:r>
      <w:r w:rsidR="004A6652">
        <w:rPr>
          <w:lang w:val="en-GB"/>
        </w:rPr>
        <w:t>ve</w:t>
      </w:r>
      <w:r w:rsidR="00AF72F6">
        <w:rPr>
          <w:lang w:val="en-GB"/>
        </w:rPr>
        <w:t xml:space="preserve"> stayed in those states</w:t>
      </w:r>
      <w:r w:rsidR="00C25794">
        <w:rPr>
          <w:lang w:val="en-GB"/>
        </w:rPr>
        <w:t xml:space="preserve"> (Fig. 6)</w:t>
      </w:r>
      <w:r>
        <w:rPr>
          <w:lang w:val="en-GB"/>
        </w:rPr>
        <w:t>. The “steady-state” distribution provide</w:t>
      </w:r>
      <w:r w:rsidR="00EA1894">
        <w:rPr>
          <w:lang w:val="en-GB"/>
        </w:rPr>
        <w:t>s</w:t>
      </w:r>
      <w:r>
        <w:rPr>
          <w:lang w:val="en-GB"/>
        </w:rPr>
        <w:t xml:space="preserve"> an estimation of the current distribution of disease state across the population in geographical regions with a long history of </w:t>
      </w:r>
      <w:r w:rsidRPr="00A72339">
        <w:rPr>
          <w:i/>
          <w:lang w:val="en-GB"/>
        </w:rPr>
        <w:t>Mtb</w:t>
      </w:r>
      <w:r>
        <w:rPr>
          <w:lang w:val="en-GB"/>
        </w:rPr>
        <w:t xml:space="preserve"> circulation. </w:t>
      </w:r>
    </w:p>
    <w:p w14:paraId="28341EBC" w14:textId="5ECB6829" w:rsidR="00B27E41" w:rsidRDefault="00B27E41" w:rsidP="00A72339">
      <w:pPr>
        <w:rPr>
          <w:lang w:val="en-GB"/>
        </w:rPr>
      </w:pPr>
    </w:p>
    <w:p w14:paraId="76CD3B62" w14:textId="02D9A6D1" w:rsidR="00763EE4" w:rsidRDefault="00772AF9" w:rsidP="00BA11A0">
      <w:pPr>
        <w:pStyle w:val="Heading2"/>
        <w:rPr>
          <w:noProof/>
          <w:lang w:val="en-GB"/>
        </w:rPr>
      </w:pPr>
      <w:r>
        <w:rPr>
          <w:lang w:val="en-GB"/>
        </w:rPr>
        <w:t xml:space="preserve">Simulation </w:t>
      </w:r>
      <w:r w:rsidR="002179C9">
        <w:rPr>
          <w:lang w:val="en-GB"/>
        </w:rPr>
        <w:t>R</w:t>
      </w:r>
      <w:r w:rsidR="004A2DAB">
        <w:rPr>
          <w:lang w:val="en-GB"/>
        </w:rPr>
        <w:t>esults</w:t>
      </w:r>
    </w:p>
    <w:p w14:paraId="72E14670" w14:textId="1A959BAA" w:rsidR="008817DC" w:rsidRPr="008817DC" w:rsidRDefault="008817DC" w:rsidP="008817DC">
      <w:pPr>
        <w:rPr>
          <w:lang w:val="en-GB"/>
        </w:rPr>
      </w:pPr>
      <w:r>
        <w:rPr>
          <w:noProof/>
          <w:lang w:val="en-GB"/>
        </w:rPr>
        <w:lastRenderedPageBreak/>
        <w:drawing>
          <wp:inline distT="0" distB="0" distL="0" distR="0" wp14:anchorId="788199D4" wp14:editId="4144E256">
            <wp:extent cx="5727700" cy="1998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998980"/>
                    </a:xfrm>
                    <a:prstGeom prst="rect">
                      <a:avLst/>
                    </a:prstGeom>
                  </pic:spPr>
                </pic:pic>
              </a:graphicData>
            </a:graphic>
          </wp:inline>
        </w:drawing>
      </w:r>
    </w:p>
    <w:p w14:paraId="6370E387" w14:textId="6315D059" w:rsidR="00016ED0" w:rsidRPr="001C405B" w:rsidRDefault="00016ED0" w:rsidP="00772AF9">
      <w:pPr>
        <w:rPr>
          <w:b/>
          <w:lang w:val="en-GB"/>
        </w:rPr>
      </w:pPr>
      <w:r w:rsidRPr="0039009A">
        <w:rPr>
          <w:b/>
          <w:lang w:val="en-GB"/>
        </w:rPr>
        <w:t xml:space="preserve">Figure </w:t>
      </w:r>
      <w:r>
        <w:rPr>
          <w:b/>
          <w:lang w:val="en-GB"/>
        </w:rPr>
        <w:t>7</w:t>
      </w:r>
      <w:r>
        <w:rPr>
          <w:lang w:val="en-GB"/>
        </w:rPr>
        <w:t xml:space="preserve">: </w:t>
      </w:r>
      <w:r>
        <w:rPr>
          <w:b/>
          <w:lang w:val="en-GB"/>
        </w:rPr>
        <w:t xml:space="preserve">Comparison between simulated </w:t>
      </w:r>
      <w:r w:rsidR="001C405B">
        <w:rPr>
          <w:b/>
          <w:lang w:val="en-GB"/>
        </w:rPr>
        <w:t>clinical tuberculosis</w:t>
      </w:r>
      <w:r w:rsidR="00A04824">
        <w:rPr>
          <w:b/>
          <w:lang w:val="en-GB"/>
        </w:rPr>
        <w:t xml:space="preserve"> </w:t>
      </w:r>
      <w:r>
        <w:rPr>
          <w:b/>
          <w:lang w:val="en-GB"/>
        </w:rPr>
        <w:t>incidence</w:t>
      </w:r>
      <w:r w:rsidR="005458C1">
        <w:rPr>
          <w:b/>
          <w:lang w:val="en-GB"/>
        </w:rPr>
        <w:t xml:space="preserve"> and reported bacteriologically confirmed incidence rates in 2005</w:t>
      </w:r>
      <w:r w:rsidRPr="001C405B">
        <w:rPr>
          <w:lang w:val="en-GB"/>
        </w:rPr>
        <w:t>.</w:t>
      </w:r>
      <w:r w:rsidR="001C405B">
        <w:rPr>
          <w:lang w:val="en-GB"/>
        </w:rPr>
        <w:t xml:space="preserve"> (</w:t>
      </w:r>
      <w:r w:rsidR="001C405B" w:rsidRPr="001C405B">
        <w:rPr>
          <w:b/>
          <w:lang w:val="en-GB"/>
        </w:rPr>
        <w:t>a</w:t>
      </w:r>
      <w:r w:rsidR="001C405B">
        <w:rPr>
          <w:lang w:val="en-GB"/>
        </w:rPr>
        <w:t>) Simulated</w:t>
      </w:r>
      <w:r w:rsidR="00A04824">
        <w:rPr>
          <w:lang w:val="en-GB"/>
        </w:rPr>
        <w:t xml:space="preserve"> clinical </w:t>
      </w:r>
      <w:r w:rsidR="001C405B">
        <w:rPr>
          <w:lang w:val="en-GB"/>
        </w:rPr>
        <w:t>incidence rates (per 100,000 people)</w:t>
      </w:r>
      <w:r w:rsidR="005458C1">
        <w:rPr>
          <w:lang w:val="en-GB"/>
        </w:rPr>
        <w:t xml:space="preserve"> relative to those in the City of Tshwane</w:t>
      </w:r>
      <w:r w:rsidR="001C405B">
        <w:rPr>
          <w:lang w:val="en-GB"/>
        </w:rPr>
        <w:t>. (</w:t>
      </w:r>
      <w:r w:rsidR="001C405B" w:rsidRPr="001C405B">
        <w:rPr>
          <w:b/>
          <w:lang w:val="en-GB"/>
        </w:rPr>
        <w:t>b</w:t>
      </w:r>
      <w:r w:rsidR="001C405B">
        <w:rPr>
          <w:lang w:val="en-GB"/>
        </w:rPr>
        <w:t xml:space="preserve">) Reported relative </w:t>
      </w:r>
      <w:r w:rsidR="005458C1">
        <w:rPr>
          <w:lang w:val="en-GB"/>
        </w:rPr>
        <w:t>bacteriologically confirmed incidence</w:t>
      </w:r>
      <w:r w:rsidR="001C405B">
        <w:rPr>
          <w:lang w:val="en-GB"/>
        </w:rPr>
        <w:t xml:space="preserve"> rates in 2005</w:t>
      </w:r>
      <w:r w:rsidR="005458C1">
        <w:rPr>
          <w:lang w:val="en-GB"/>
        </w:rPr>
        <w:t xml:space="preserve"> relative to those in the City of Tshwane</w:t>
      </w:r>
      <w:r w:rsidR="001C405B">
        <w:rPr>
          <w:b/>
          <w:lang w:val="en-GB"/>
        </w:rPr>
        <w:t>.</w:t>
      </w:r>
      <w:sdt>
        <w:sdtPr>
          <w:rPr>
            <w:color w:val="000000"/>
            <w:vertAlign w:val="superscript"/>
            <w:lang w:val="en-GB"/>
          </w:rPr>
          <w:tag w:val="MENDELEY_CITATION_v3_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"/>
          <w:id w:val="-657997054"/>
          <w:placeholder>
            <w:docPart w:val="DefaultPlaceholder_-1854013440"/>
          </w:placeholder>
        </w:sdtPr>
        <w:sdtEndPr/>
        <w:sdtContent>
          <w:r w:rsidR="006E17B9" w:rsidRPr="006E17B9">
            <w:rPr>
              <w:color w:val="000000"/>
              <w:vertAlign w:val="superscript"/>
              <w:lang w:val="en-GB"/>
            </w:rPr>
            <w:t>11</w:t>
          </w:r>
        </w:sdtContent>
      </w:sdt>
      <w:r w:rsidR="001C405B">
        <w:rPr>
          <w:b/>
          <w:lang w:val="en-GB"/>
        </w:rPr>
        <w:t xml:space="preserve"> </w:t>
      </w:r>
      <w:r w:rsidR="008817DC" w:rsidRPr="008817DC">
        <w:rPr>
          <w:lang w:val="en-GB"/>
        </w:rPr>
        <w:t>(</w:t>
      </w:r>
      <w:r w:rsidR="008817DC" w:rsidRPr="008817DC">
        <w:rPr>
          <w:b/>
          <w:lang w:val="en-GB"/>
        </w:rPr>
        <w:t>c</w:t>
      </w:r>
      <w:r w:rsidR="008817DC" w:rsidRPr="008817DC">
        <w:rPr>
          <w:lang w:val="en-GB"/>
        </w:rPr>
        <w:t>)</w:t>
      </w:r>
      <w:r w:rsidR="008817DC">
        <w:rPr>
          <w:lang w:val="en-GB"/>
        </w:rPr>
        <w:t xml:space="preserve"> Number of simulated clinical cases in each sub-district administrative region. </w:t>
      </w:r>
    </w:p>
    <w:p w14:paraId="7BC0F9F6" w14:textId="6FFA205C" w:rsidR="00B27E41" w:rsidRDefault="00B27E41" w:rsidP="00A72339">
      <w:pPr>
        <w:rPr>
          <w:lang w:val="en-GB"/>
        </w:rPr>
      </w:pPr>
    </w:p>
    <w:p w14:paraId="66EB4FEA" w14:textId="6302A369" w:rsidR="009800A3" w:rsidRDefault="001C405B" w:rsidP="00A72339">
      <w:pPr>
        <w:rPr>
          <w:b/>
          <w:lang w:val="en-GB"/>
        </w:rPr>
      </w:pPr>
      <w:r>
        <w:rPr>
          <w:lang w:val="en-GB"/>
        </w:rPr>
        <w:t xml:space="preserve">We simulated the spread of </w:t>
      </w:r>
      <w:r w:rsidRPr="00B54701">
        <w:rPr>
          <w:i/>
          <w:lang w:val="en-GB"/>
        </w:rPr>
        <w:t>Mtb</w:t>
      </w:r>
      <w:r>
        <w:rPr>
          <w:lang w:val="en-GB"/>
        </w:rPr>
        <w:t xml:space="preserve"> in Gauteng</w:t>
      </w:r>
      <w:r w:rsidR="004A6652" w:rsidRPr="004A6652">
        <w:rPr>
          <w:lang w:val="en-GB"/>
        </w:rPr>
        <w:t xml:space="preserve"> </w:t>
      </w:r>
      <w:r w:rsidR="004A6652">
        <w:rPr>
          <w:lang w:val="en-GB"/>
        </w:rPr>
        <w:t>for one year</w:t>
      </w:r>
      <w:r>
        <w:rPr>
          <w:lang w:val="en-GB"/>
        </w:rPr>
        <w:t xml:space="preserve">, </w:t>
      </w:r>
      <w:r w:rsidR="004A6652">
        <w:rPr>
          <w:lang w:val="en-GB"/>
        </w:rPr>
        <w:t>including deaths</w:t>
      </w:r>
      <w:r>
        <w:rPr>
          <w:lang w:val="en-GB"/>
        </w:rPr>
        <w:t xml:space="preserve">, initializing the epidemic from the “steady-state” disease state distribution (Fig. 6) as tabulated in Table 2. Individuals in the clinical state </w:t>
      </w:r>
      <w:r w:rsidR="004A6652">
        <w:rPr>
          <w:lang w:val="en-GB"/>
        </w:rPr>
        <w:t>we</w:t>
      </w:r>
      <w:r>
        <w:rPr>
          <w:lang w:val="en-GB"/>
        </w:rPr>
        <w:t xml:space="preserve">re randomly distributed across Gauteng, ensuring that relative incidence between districts </w:t>
      </w:r>
      <w:r w:rsidR="004A6652">
        <w:rPr>
          <w:lang w:val="en-GB"/>
        </w:rPr>
        <w:t>was similar</w:t>
      </w:r>
      <w:r>
        <w:rPr>
          <w:lang w:val="en-GB"/>
        </w:rPr>
        <w:t xml:space="preserve"> to reported bacteriologically confirmed incidence rates in 2004 (i.e. 501 per 100,000 people in City of Johannesburg, 149 per 100,000 people in City of Tshwane, 522 per 100,000 people in Ekurhuleni, 603 per 100,000 people in Sedibeng and 734 per 100,000 people in West Rand).</w:t>
      </w:r>
      <w:sdt>
        <w:sdtPr>
          <w:rPr>
            <w:color w:val="000000"/>
            <w:vertAlign w:val="superscript"/>
            <w:lang w:val="en-GB"/>
          </w:rPr>
          <w:tag w:val="MENDELEY_CITATION_v3_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"/>
          <w:id w:val="1065917553"/>
          <w:placeholder>
            <w:docPart w:val="F3C93442DF7A3343AB66C0481345E508"/>
          </w:placeholder>
        </w:sdtPr>
        <w:sdtEndPr/>
        <w:sdtContent>
          <w:r w:rsidR="006E17B9" w:rsidRPr="006E17B9">
            <w:rPr>
              <w:color w:val="000000"/>
              <w:vertAlign w:val="superscript"/>
              <w:lang w:val="en-GB"/>
            </w:rPr>
            <w:t>11</w:t>
          </w:r>
        </w:sdtContent>
      </w:sdt>
      <w:r>
        <w:rPr>
          <w:lang w:val="en-GB"/>
        </w:rPr>
        <w:t xml:space="preserve"> As a preliminary assessment of </w:t>
      </w:r>
      <w:r w:rsidR="00E001B2">
        <w:rPr>
          <w:lang w:val="en-GB"/>
        </w:rPr>
        <w:t>TB-</w:t>
      </w:r>
      <w:r w:rsidR="0021540B">
        <w:rPr>
          <w:lang w:val="en-GB"/>
        </w:rPr>
        <w:t>F</w:t>
      </w:r>
      <w:r w:rsidR="0002749D">
        <w:rPr>
          <w:lang w:val="en-GB"/>
        </w:rPr>
        <w:t>undi</w:t>
      </w:r>
      <w:r>
        <w:rPr>
          <w:lang w:val="en-GB"/>
        </w:rPr>
        <w:t>, we compared the relative simulated clinical incidence rates between different districts</w:t>
      </w:r>
      <w:r w:rsidR="005458C1">
        <w:rPr>
          <w:lang w:val="en-GB"/>
        </w:rPr>
        <w:t xml:space="preserve"> (Fig. 7a)</w:t>
      </w:r>
      <w:r>
        <w:rPr>
          <w:lang w:val="en-GB"/>
        </w:rPr>
        <w:t xml:space="preserve"> to</w:t>
      </w:r>
      <w:r w:rsidR="005458C1">
        <w:rPr>
          <w:lang w:val="en-GB"/>
        </w:rPr>
        <w:t xml:space="preserve"> relative</w:t>
      </w:r>
      <w:r>
        <w:rPr>
          <w:lang w:val="en-GB"/>
        </w:rPr>
        <w:t xml:space="preserve"> bacteriologically confirmed incidence rates reported in 2005 (</w:t>
      </w:r>
      <w:r w:rsidR="005458C1">
        <w:rPr>
          <w:lang w:val="en-GB"/>
        </w:rPr>
        <w:t>Fig. 7b; 708 per 100,000 people in City of Johannesburg, 288 per 100,000 people in City of Tshwan</w:t>
      </w:r>
      <w:r w:rsidR="002F0D0B">
        <w:rPr>
          <w:lang w:val="en-GB"/>
        </w:rPr>
        <w:t>e</w:t>
      </w:r>
      <w:r w:rsidR="005458C1">
        <w:rPr>
          <w:lang w:val="en-GB"/>
        </w:rPr>
        <w:t>, 615 per 100,000 people in Ekurhuleni, 763 per 100,000 people in Sedibeng and 1023 per 100,000 people in West Rand</w:t>
      </w:r>
      <w:r>
        <w:rPr>
          <w:lang w:val="en-GB"/>
        </w:rPr>
        <w:t>).</w:t>
      </w:r>
      <w:sdt>
        <w:sdtPr>
          <w:rPr>
            <w:color w:val="000000"/>
            <w:vertAlign w:val="superscript"/>
            <w:lang w:val="en-GB"/>
          </w:rPr>
          <w:tag w:val="MENDELEY_CITATION_v3_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"/>
          <w:id w:val="-252278472"/>
          <w:placeholder>
            <w:docPart w:val="DefaultPlaceholder_-1854013440"/>
          </w:placeholder>
        </w:sdtPr>
        <w:sdtEndPr/>
        <w:sdtContent>
          <w:r w:rsidR="006E17B9" w:rsidRPr="006E17B9">
            <w:rPr>
              <w:color w:val="000000"/>
              <w:vertAlign w:val="superscript"/>
              <w:lang w:val="en-GB"/>
            </w:rPr>
            <w:t>11</w:t>
          </w:r>
        </w:sdtContent>
      </w:sdt>
      <w:r>
        <w:rPr>
          <w:b/>
          <w:lang w:val="en-GB"/>
        </w:rPr>
        <w:t xml:space="preserve"> </w:t>
      </w:r>
    </w:p>
    <w:p w14:paraId="20F660DA" w14:textId="3985B258" w:rsidR="00BA11A0" w:rsidRDefault="00BA11A0" w:rsidP="00A72339">
      <w:pPr>
        <w:rPr>
          <w:b/>
          <w:lang w:val="en-GB"/>
        </w:rPr>
      </w:pPr>
    </w:p>
    <w:p w14:paraId="7B5D14C2" w14:textId="77777777" w:rsidR="00BA11A0" w:rsidRDefault="00BA11A0" w:rsidP="00BA11A0">
      <w:pPr>
        <w:rPr>
          <w:lang w:val="en-GB"/>
        </w:rPr>
      </w:pPr>
      <w:r w:rsidRPr="00F672F5">
        <w:rPr>
          <w:b/>
          <w:lang w:val="en-GB"/>
        </w:rPr>
        <w:t>Table 2</w:t>
      </w:r>
      <w:r>
        <w:rPr>
          <w:lang w:val="en-GB"/>
        </w:rPr>
        <w:t xml:space="preserve">: </w:t>
      </w:r>
      <w:r w:rsidRPr="00F672F5">
        <w:rPr>
          <w:b/>
          <w:lang w:val="en-GB"/>
        </w:rPr>
        <w:t>Initial state distribution of population and time period</w:t>
      </w:r>
      <w:r>
        <w:rPr>
          <w:b/>
          <w:lang w:val="en-GB"/>
        </w:rPr>
        <w:t xml:space="preserve"> </w:t>
      </w:r>
      <w:r w:rsidRPr="00F672F5">
        <w:rPr>
          <w:b/>
          <w:lang w:val="en-GB"/>
        </w:rPr>
        <w:t>in state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85" w:type="dxa"/>
          <w:right w:w="85" w:type="dxa"/>
        </w:tblCellMar>
        <w:tblLook w:val="04A0" w:firstRow="1" w:lastRow="0" w:firstColumn="1" w:lastColumn="0" w:noHBand="0" w:noVBand="1"/>
      </w:tblPr>
      <w:tblGrid>
        <w:gridCol w:w="3006"/>
        <w:gridCol w:w="3007"/>
        <w:gridCol w:w="3007"/>
      </w:tblGrid>
      <w:tr w:rsidR="00BA11A0" w:rsidRPr="00442F0B" w14:paraId="77572D33" w14:textId="77777777" w:rsidTr="00BA3D51">
        <w:tc>
          <w:tcPr>
            <w:tcW w:w="1666" w:type="pct"/>
            <w:tcBorders>
              <w:top w:val="single" w:sz="4" w:space="0" w:color="auto"/>
              <w:bottom w:val="single" w:sz="4" w:space="0" w:color="auto"/>
            </w:tcBorders>
            <w:vAlign w:val="center"/>
          </w:tcPr>
          <w:p w14:paraId="3CF256C1" w14:textId="77777777" w:rsidR="00BA11A0" w:rsidRPr="00442F0B" w:rsidRDefault="00BA11A0" w:rsidP="00BA3D51">
            <w:pPr>
              <w:spacing w:line="276" w:lineRule="auto"/>
              <w:jc w:val="center"/>
              <w:rPr>
                <w:b/>
                <w:lang w:val="en-GB"/>
              </w:rPr>
            </w:pPr>
            <w:r>
              <w:rPr>
                <w:b/>
                <w:lang w:val="en-GB"/>
              </w:rPr>
              <w:t>State</w:t>
            </w:r>
          </w:p>
        </w:tc>
        <w:tc>
          <w:tcPr>
            <w:tcW w:w="1667" w:type="pct"/>
            <w:tcBorders>
              <w:top w:val="single" w:sz="4" w:space="0" w:color="auto"/>
              <w:bottom w:val="single" w:sz="4" w:space="0" w:color="auto"/>
            </w:tcBorders>
            <w:vAlign w:val="center"/>
          </w:tcPr>
          <w:p w14:paraId="37F702C1" w14:textId="77777777" w:rsidR="00BA11A0" w:rsidRPr="00442F0B" w:rsidRDefault="00BA11A0" w:rsidP="00BA3D51">
            <w:pPr>
              <w:spacing w:line="276" w:lineRule="auto"/>
              <w:jc w:val="center"/>
              <w:rPr>
                <w:b/>
                <w:lang w:val="en-GB"/>
              </w:rPr>
            </w:pPr>
            <w:r>
              <w:rPr>
                <w:b/>
                <w:lang w:val="en-GB"/>
              </w:rPr>
              <w:t>Proportion of population</w:t>
            </w:r>
          </w:p>
        </w:tc>
        <w:tc>
          <w:tcPr>
            <w:tcW w:w="1667" w:type="pct"/>
            <w:tcBorders>
              <w:top w:val="single" w:sz="4" w:space="0" w:color="auto"/>
              <w:bottom w:val="single" w:sz="4" w:space="0" w:color="auto"/>
            </w:tcBorders>
          </w:tcPr>
          <w:p w14:paraId="1A317B62" w14:textId="77777777" w:rsidR="00BA11A0" w:rsidRPr="00442F0B" w:rsidRDefault="00BA11A0" w:rsidP="00BA3D51">
            <w:pPr>
              <w:spacing w:line="276" w:lineRule="auto"/>
              <w:jc w:val="center"/>
              <w:rPr>
                <w:b/>
                <w:lang w:val="en-GB"/>
              </w:rPr>
            </w:pPr>
            <w:r>
              <w:rPr>
                <w:b/>
                <w:lang w:val="en-GB"/>
              </w:rPr>
              <w:t>Time period in state</w:t>
            </w:r>
          </w:p>
        </w:tc>
      </w:tr>
      <w:tr w:rsidR="00BA11A0" w14:paraId="0870FDA8" w14:textId="77777777" w:rsidTr="00BA3D51">
        <w:tc>
          <w:tcPr>
            <w:tcW w:w="1666" w:type="pct"/>
            <w:vAlign w:val="center"/>
          </w:tcPr>
          <w:p w14:paraId="666DEC1F" w14:textId="77777777" w:rsidR="00BA11A0" w:rsidRDefault="00BA11A0" w:rsidP="00BA3D51">
            <w:pPr>
              <w:spacing w:line="276" w:lineRule="auto"/>
              <w:jc w:val="center"/>
              <w:rPr>
                <w:lang w:val="en-GB"/>
              </w:rPr>
            </w:pPr>
            <w:r>
              <w:rPr>
                <w:lang w:val="en-GB"/>
              </w:rPr>
              <w:t>Infection</w:t>
            </w:r>
          </w:p>
        </w:tc>
        <w:tc>
          <w:tcPr>
            <w:tcW w:w="1667" w:type="pct"/>
            <w:vAlign w:val="center"/>
          </w:tcPr>
          <w:p w14:paraId="22083F00" w14:textId="77777777" w:rsidR="00BA11A0" w:rsidRDefault="00BA11A0" w:rsidP="00BA3D51">
            <w:pPr>
              <w:spacing w:line="276" w:lineRule="auto"/>
              <w:jc w:val="center"/>
              <w:rPr>
                <w:lang w:val="en-GB"/>
              </w:rPr>
            </w:pPr>
            <w:r>
              <w:rPr>
                <w:lang w:val="en-GB"/>
              </w:rPr>
              <w:t>25.2%</w:t>
            </w:r>
          </w:p>
        </w:tc>
        <w:tc>
          <w:tcPr>
            <w:tcW w:w="1667" w:type="pct"/>
          </w:tcPr>
          <w:p w14:paraId="31659F65" w14:textId="77777777" w:rsidR="00BA11A0" w:rsidRDefault="00BA11A0" w:rsidP="00BA3D51">
            <w:pPr>
              <w:spacing w:line="276" w:lineRule="auto"/>
              <w:jc w:val="center"/>
              <w:rPr>
                <w:lang w:val="en-GB"/>
              </w:rPr>
            </w:pPr>
            <w:r>
              <w:rPr>
                <w:lang w:val="en-GB"/>
              </w:rPr>
              <w:t xml:space="preserve">Mean = 3.6 weeks; </w:t>
            </w:r>
          </w:p>
          <w:p w14:paraId="22A0A89B" w14:textId="77777777" w:rsidR="00BA11A0" w:rsidRDefault="00BA11A0" w:rsidP="00BA3D51">
            <w:pPr>
              <w:spacing w:line="276" w:lineRule="auto"/>
              <w:jc w:val="center"/>
              <w:rPr>
                <w:lang w:val="en-GB"/>
              </w:rPr>
            </w:pPr>
            <w:r>
              <w:rPr>
                <w:lang w:val="en-GB"/>
              </w:rPr>
              <w:t xml:space="preserve">S.D. = 3.1 weeks </w:t>
            </w:r>
          </w:p>
        </w:tc>
      </w:tr>
      <w:tr w:rsidR="00BA11A0" w14:paraId="488B610B" w14:textId="77777777" w:rsidTr="00BA3D51">
        <w:tc>
          <w:tcPr>
            <w:tcW w:w="1666" w:type="pct"/>
            <w:vAlign w:val="center"/>
          </w:tcPr>
          <w:p w14:paraId="71BFC41C" w14:textId="77777777" w:rsidR="00BA11A0" w:rsidRDefault="00BA11A0" w:rsidP="00BA3D51">
            <w:pPr>
              <w:spacing w:line="276" w:lineRule="auto"/>
              <w:jc w:val="center"/>
              <w:rPr>
                <w:lang w:val="en-GB"/>
              </w:rPr>
            </w:pPr>
            <w:r>
              <w:rPr>
                <w:lang w:val="en-GB"/>
              </w:rPr>
              <w:t>Minimal</w:t>
            </w:r>
          </w:p>
        </w:tc>
        <w:tc>
          <w:tcPr>
            <w:tcW w:w="1667" w:type="pct"/>
            <w:vAlign w:val="center"/>
          </w:tcPr>
          <w:p w14:paraId="64D35B35" w14:textId="77777777" w:rsidR="00BA11A0" w:rsidRDefault="00BA11A0" w:rsidP="00BA3D51">
            <w:pPr>
              <w:spacing w:line="276" w:lineRule="auto"/>
              <w:jc w:val="center"/>
              <w:rPr>
                <w:lang w:val="en-GB"/>
              </w:rPr>
            </w:pPr>
            <w:r>
              <w:rPr>
                <w:lang w:val="en-GB"/>
              </w:rPr>
              <w:t>10.4%</w:t>
            </w:r>
          </w:p>
        </w:tc>
        <w:tc>
          <w:tcPr>
            <w:tcW w:w="1667" w:type="pct"/>
          </w:tcPr>
          <w:p w14:paraId="1B5EF5F8" w14:textId="77777777" w:rsidR="00BA11A0" w:rsidRDefault="00BA11A0" w:rsidP="00BA3D51">
            <w:pPr>
              <w:spacing w:line="276" w:lineRule="auto"/>
              <w:jc w:val="center"/>
              <w:rPr>
                <w:lang w:val="en-GB"/>
              </w:rPr>
            </w:pPr>
            <w:r>
              <w:rPr>
                <w:lang w:val="en-GB"/>
              </w:rPr>
              <w:t xml:space="preserve">Mean = 8.4 weeks; </w:t>
            </w:r>
          </w:p>
          <w:p w14:paraId="250EEC49" w14:textId="77777777" w:rsidR="00BA11A0" w:rsidRDefault="00BA11A0" w:rsidP="00BA3D51">
            <w:pPr>
              <w:spacing w:line="276" w:lineRule="auto"/>
              <w:jc w:val="center"/>
              <w:rPr>
                <w:lang w:val="en-GB"/>
              </w:rPr>
            </w:pPr>
            <w:r>
              <w:rPr>
                <w:lang w:val="en-GB"/>
              </w:rPr>
              <w:lastRenderedPageBreak/>
              <w:t>S.D. = 6.7 weeks</w:t>
            </w:r>
          </w:p>
        </w:tc>
      </w:tr>
      <w:tr w:rsidR="00BA11A0" w14:paraId="54CCC0C5" w14:textId="77777777" w:rsidTr="00BA3D51">
        <w:tc>
          <w:tcPr>
            <w:tcW w:w="1666" w:type="pct"/>
            <w:vAlign w:val="center"/>
          </w:tcPr>
          <w:p w14:paraId="2616C980" w14:textId="77777777" w:rsidR="00BA11A0" w:rsidRDefault="00BA11A0" w:rsidP="00BA3D51">
            <w:pPr>
              <w:spacing w:line="276" w:lineRule="auto"/>
              <w:jc w:val="center"/>
              <w:rPr>
                <w:lang w:val="en-GB"/>
              </w:rPr>
            </w:pPr>
            <w:r>
              <w:rPr>
                <w:lang w:val="en-GB"/>
              </w:rPr>
              <w:lastRenderedPageBreak/>
              <w:t>Subclinical</w:t>
            </w:r>
          </w:p>
        </w:tc>
        <w:tc>
          <w:tcPr>
            <w:tcW w:w="1667" w:type="pct"/>
            <w:vAlign w:val="center"/>
          </w:tcPr>
          <w:p w14:paraId="533CF98F" w14:textId="77777777" w:rsidR="00BA11A0" w:rsidRDefault="00BA11A0" w:rsidP="00BA3D51">
            <w:pPr>
              <w:spacing w:line="276" w:lineRule="auto"/>
              <w:jc w:val="center"/>
              <w:rPr>
                <w:lang w:val="en-GB"/>
              </w:rPr>
            </w:pPr>
            <w:r>
              <w:rPr>
                <w:lang w:val="en-GB"/>
              </w:rPr>
              <w:t>4.4%</w:t>
            </w:r>
          </w:p>
        </w:tc>
        <w:tc>
          <w:tcPr>
            <w:tcW w:w="1667" w:type="pct"/>
          </w:tcPr>
          <w:p w14:paraId="653EB66B" w14:textId="77777777" w:rsidR="00BA11A0" w:rsidRDefault="00BA11A0" w:rsidP="00BA3D51">
            <w:pPr>
              <w:spacing w:line="276" w:lineRule="auto"/>
              <w:jc w:val="center"/>
              <w:rPr>
                <w:lang w:val="en-GB"/>
              </w:rPr>
            </w:pPr>
            <w:r>
              <w:rPr>
                <w:lang w:val="en-GB"/>
              </w:rPr>
              <w:t xml:space="preserve">Mean = 3.3 weeks; </w:t>
            </w:r>
          </w:p>
          <w:p w14:paraId="31E90E0C" w14:textId="77777777" w:rsidR="00BA11A0" w:rsidRDefault="00BA11A0" w:rsidP="00BA3D51">
            <w:pPr>
              <w:spacing w:line="276" w:lineRule="auto"/>
              <w:jc w:val="center"/>
              <w:rPr>
                <w:lang w:val="en-GB"/>
              </w:rPr>
            </w:pPr>
            <w:r>
              <w:rPr>
                <w:lang w:val="en-GB"/>
              </w:rPr>
              <w:t>S.D. = 2.9 weeks</w:t>
            </w:r>
          </w:p>
        </w:tc>
      </w:tr>
      <w:tr w:rsidR="00BA11A0" w14:paraId="57239583" w14:textId="77777777" w:rsidTr="00BA3D51">
        <w:tc>
          <w:tcPr>
            <w:tcW w:w="1666" w:type="pct"/>
            <w:vAlign w:val="center"/>
          </w:tcPr>
          <w:p w14:paraId="4E0C1A4F" w14:textId="77777777" w:rsidR="00BA11A0" w:rsidRDefault="00BA11A0" w:rsidP="00BA3D51">
            <w:pPr>
              <w:spacing w:line="276" w:lineRule="auto"/>
              <w:jc w:val="center"/>
              <w:rPr>
                <w:lang w:val="en-GB"/>
              </w:rPr>
            </w:pPr>
            <w:r>
              <w:rPr>
                <w:lang w:val="en-GB"/>
              </w:rPr>
              <w:t>Clinical</w:t>
            </w:r>
          </w:p>
        </w:tc>
        <w:tc>
          <w:tcPr>
            <w:tcW w:w="1667" w:type="pct"/>
            <w:vAlign w:val="center"/>
          </w:tcPr>
          <w:p w14:paraId="415A333F" w14:textId="77777777" w:rsidR="00BA11A0" w:rsidRDefault="00BA11A0" w:rsidP="00BA3D51">
            <w:pPr>
              <w:spacing w:line="276" w:lineRule="auto"/>
              <w:jc w:val="center"/>
              <w:rPr>
                <w:lang w:val="en-GB"/>
              </w:rPr>
            </w:pPr>
            <w:r>
              <w:rPr>
                <w:lang w:val="en-GB"/>
              </w:rPr>
              <w:t>2.5%</w:t>
            </w:r>
          </w:p>
        </w:tc>
        <w:tc>
          <w:tcPr>
            <w:tcW w:w="1667" w:type="pct"/>
          </w:tcPr>
          <w:p w14:paraId="3C6CDCF7" w14:textId="77777777" w:rsidR="00BA11A0" w:rsidRDefault="00BA11A0" w:rsidP="00BA3D51">
            <w:pPr>
              <w:spacing w:line="276" w:lineRule="auto"/>
              <w:jc w:val="center"/>
              <w:rPr>
                <w:lang w:val="en-GB"/>
              </w:rPr>
            </w:pPr>
            <w:r>
              <w:rPr>
                <w:lang w:val="en-GB"/>
              </w:rPr>
              <w:t xml:space="preserve">Mean = 7.1 weeks; </w:t>
            </w:r>
          </w:p>
          <w:p w14:paraId="3765CAD8" w14:textId="77777777" w:rsidR="00BA11A0" w:rsidRDefault="00BA11A0" w:rsidP="00BA3D51">
            <w:pPr>
              <w:spacing w:line="276" w:lineRule="auto"/>
              <w:jc w:val="center"/>
              <w:rPr>
                <w:lang w:val="en-GB"/>
              </w:rPr>
            </w:pPr>
            <w:r>
              <w:rPr>
                <w:lang w:val="en-GB"/>
              </w:rPr>
              <w:t>S.D. = 5.8 weeks</w:t>
            </w:r>
          </w:p>
        </w:tc>
      </w:tr>
      <w:tr w:rsidR="00BA11A0" w14:paraId="05C51A22" w14:textId="77777777" w:rsidTr="00BA3D51">
        <w:tc>
          <w:tcPr>
            <w:tcW w:w="1666" w:type="pct"/>
            <w:tcBorders>
              <w:bottom w:val="single" w:sz="4" w:space="0" w:color="auto"/>
            </w:tcBorders>
            <w:vAlign w:val="center"/>
          </w:tcPr>
          <w:p w14:paraId="0B2BA2A7" w14:textId="77777777" w:rsidR="00BA11A0" w:rsidRDefault="00BA11A0" w:rsidP="00BA3D51">
            <w:pPr>
              <w:spacing w:line="276" w:lineRule="auto"/>
              <w:jc w:val="center"/>
              <w:rPr>
                <w:lang w:val="en-GB"/>
              </w:rPr>
            </w:pPr>
            <w:r>
              <w:rPr>
                <w:lang w:val="en-GB"/>
              </w:rPr>
              <w:t>Recovered</w:t>
            </w:r>
          </w:p>
        </w:tc>
        <w:tc>
          <w:tcPr>
            <w:tcW w:w="1667" w:type="pct"/>
            <w:tcBorders>
              <w:bottom w:val="single" w:sz="4" w:space="0" w:color="auto"/>
            </w:tcBorders>
            <w:vAlign w:val="center"/>
          </w:tcPr>
          <w:p w14:paraId="240B8EE7" w14:textId="77777777" w:rsidR="00BA11A0" w:rsidRDefault="00BA11A0" w:rsidP="00BA3D51">
            <w:pPr>
              <w:spacing w:line="276" w:lineRule="auto"/>
              <w:jc w:val="center"/>
              <w:rPr>
                <w:lang w:val="en-GB"/>
              </w:rPr>
            </w:pPr>
            <w:r>
              <w:rPr>
                <w:lang w:val="en-GB"/>
              </w:rPr>
              <w:t>37.8%</w:t>
            </w:r>
          </w:p>
        </w:tc>
        <w:tc>
          <w:tcPr>
            <w:tcW w:w="1667" w:type="pct"/>
            <w:tcBorders>
              <w:bottom w:val="single" w:sz="4" w:space="0" w:color="auto"/>
            </w:tcBorders>
          </w:tcPr>
          <w:p w14:paraId="6A75EA2A" w14:textId="77777777" w:rsidR="00BA11A0" w:rsidRDefault="00BA11A0" w:rsidP="00BA3D51">
            <w:pPr>
              <w:spacing w:line="276" w:lineRule="auto"/>
              <w:jc w:val="center"/>
              <w:rPr>
                <w:lang w:val="en-GB"/>
              </w:rPr>
            </w:pPr>
            <w:r>
              <w:rPr>
                <w:lang w:val="en-GB"/>
              </w:rPr>
              <w:t xml:space="preserve">Mean = 5.7 weeks; </w:t>
            </w:r>
          </w:p>
          <w:p w14:paraId="48A53A94" w14:textId="77777777" w:rsidR="00BA11A0" w:rsidRDefault="00BA11A0" w:rsidP="00BA3D51">
            <w:pPr>
              <w:spacing w:line="276" w:lineRule="auto"/>
              <w:jc w:val="center"/>
              <w:rPr>
                <w:lang w:val="en-GB"/>
              </w:rPr>
            </w:pPr>
            <w:r>
              <w:rPr>
                <w:lang w:val="en-GB"/>
              </w:rPr>
              <w:t>S.D. = 4.7 weeks</w:t>
            </w:r>
          </w:p>
        </w:tc>
      </w:tr>
    </w:tbl>
    <w:p w14:paraId="1998C181" w14:textId="77777777" w:rsidR="00B63990" w:rsidRDefault="00B63990" w:rsidP="00A72339">
      <w:pPr>
        <w:rPr>
          <w:b/>
          <w:lang w:val="en-GB"/>
        </w:rPr>
      </w:pPr>
    </w:p>
    <w:p w14:paraId="01491A4B" w14:textId="15CF4F1E" w:rsidR="001C405B" w:rsidRDefault="00314615" w:rsidP="00A72339">
      <w:pPr>
        <w:rPr>
          <w:lang w:val="en-GB"/>
        </w:rPr>
      </w:pPr>
      <w:r>
        <w:rPr>
          <w:lang w:val="en-GB"/>
        </w:rPr>
        <w:t>Similar to the reported data</w:t>
      </w:r>
      <w:r w:rsidR="009800A3">
        <w:rPr>
          <w:lang w:val="en-GB"/>
        </w:rPr>
        <w:t>, the City of Tshwane had the lowest incidence</w:t>
      </w:r>
      <w:r w:rsidR="00A535E2">
        <w:rPr>
          <w:lang w:val="en-GB"/>
        </w:rPr>
        <w:t xml:space="preserve"> with an estimated 2,835 cases</w:t>
      </w:r>
      <w:r w:rsidR="009800A3">
        <w:rPr>
          <w:lang w:val="en-GB"/>
        </w:rPr>
        <w:t xml:space="preserve"> per 100,000 people</w:t>
      </w:r>
      <w:r>
        <w:rPr>
          <w:lang w:val="en-GB"/>
        </w:rPr>
        <w:t xml:space="preserve"> in </w:t>
      </w:r>
      <w:r w:rsidR="00E0662D">
        <w:rPr>
          <w:lang w:val="en-GB"/>
        </w:rPr>
        <w:t xml:space="preserve">the </w:t>
      </w:r>
      <w:r>
        <w:rPr>
          <w:lang w:val="en-GB"/>
        </w:rPr>
        <w:t>simulation results</w:t>
      </w:r>
      <w:r w:rsidR="009800A3">
        <w:rPr>
          <w:lang w:val="en-GB"/>
        </w:rPr>
        <w:t xml:space="preserve">. As there </w:t>
      </w:r>
      <w:r>
        <w:rPr>
          <w:lang w:val="en-GB"/>
        </w:rPr>
        <w:t>was</w:t>
      </w:r>
      <w:r w:rsidR="009800A3">
        <w:rPr>
          <w:lang w:val="en-GB"/>
        </w:rPr>
        <w:t xml:space="preserve"> no data on testing</w:t>
      </w:r>
      <w:r w:rsidR="00F660CE">
        <w:rPr>
          <w:lang w:val="en-GB"/>
        </w:rPr>
        <w:t xml:space="preserve"> </w:t>
      </w:r>
      <w:r w:rsidR="009800A3">
        <w:rPr>
          <w:lang w:val="en-GB"/>
        </w:rPr>
        <w:t xml:space="preserve">rates that </w:t>
      </w:r>
      <w:r w:rsidR="00F660CE">
        <w:rPr>
          <w:lang w:val="en-GB"/>
        </w:rPr>
        <w:t>gave</w:t>
      </w:r>
      <w:r w:rsidR="009800A3">
        <w:rPr>
          <w:lang w:val="en-GB"/>
        </w:rPr>
        <w:t xml:space="preserve"> rise to the reported incidence in 2005 and transition rate</w:t>
      </w:r>
      <w:r w:rsidR="00F660CE">
        <w:rPr>
          <w:lang w:val="en-GB"/>
        </w:rPr>
        <w:t xml:space="preserve"> parameters between compartmental states</w:t>
      </w:r>
      <w:r w:rsidR="009800A3">
        <w:rPr>
          <w:lang w:val="en-GB"/>
        </w:rPr>
        <w:t xml:space="preserve"> (Table 1) </w:t>
      </w:r>
      <w:r w:rsidR="007E4A46">
        <w:rPr>
          <w:lang w:val="en-GB"/>
        </w:rPr>
        <w:t>had</w:t>
      </w:r>
      <w:r w:rsidR="009800A3">
        <w:rPr>
          <w:lang w:val="en-GB"/>
        </w:rPr>
        <w:t xml:space="preserve"> been differently estimated in other studies,</w:t>
      </w:r>
      <w:sdt>
        <w:sdtPr>
          <w:rPr>
            <w:color w:val="000000"/>
            <w:vertAlign w:val="superscript"/>
            <w:lang w:val="en-GB"/>
          </w:rPr>
          <w:tag w:val="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"/>
          <w:id w:val="-146443404"/>
          <w:placeholder>
            <w:docPart w:val="DefaultPlaceholder_-1854013440"/>
          </w:placeholder>
        </w:sdtPr>
        <w:sdtEndPr/>
        <w:sdtContent>
          <w:r w:rsidR="006E17B9" w:rsidRPr="006E17B9">
            <w:rPr>
              <w:color w:val="000000"/>
              <w:vertAlign w:val="superscript"/>
              <w:lang w:val="en-GB"/>
            </w:rPr>
            <w:t>12,13</w:t>
          </w:r>
        </w:sdtContent>
      </w:sdt>
      <w:r w:rsidR="009800A3">
        <w:rPr>
          <w:lang w:val="en-GB"/>
        </w:rPr>
        <w:t xml:space="preserve"> </w:t>
      </w:r>
      <w:r w:rsidR="006E17B9">
        <w:rPr>
          <w:lang w:val="en-GB"/>
        </w:rPr>
        <w:t>it is difficult to directly compare the estimated incidence from simulations to those reported</w:t>
      </w:r>
      <w:r w:rsidR="00ED4D61">
        <w:rPr>
          <w:lang w:val="en-GB"/>
        </w:rPr>
        <w:t xml:space="preserve"> in 2005</w:t>
      </w:r>
      <w:r w:rsidR="006E17B9">
        <w:rPr>
          <w:lang w:val="en-GB"/>
        </w:rPr>
        <w:t xml:space="preserve">. </w:t>
      </w:r>
      <w:r w:rsidR="00ED4D61">
        <w:rPr>
          <w:lang w:val="en-GB"/>
        </w:rPr>
        <w:t xml:space="preserve">To semi-quantitatively demonstrate that </w:t>
      </w:r>
      <w:r w:rsidR="00E001B2">
        <w:rPr>
          <w:lang w:val="en-GB"/>
        </w:rPr>
        <w:t>TB-</w:t>
      </w:r>
      <w:r w:rsidR="0021540B">
        <w:rPr>
          <w:lang w:val="en-GB"/>
        </w:rPr>
        <w:t>F</w:t>
      </w:r>
      <w:r w:rsidR="003D2D00">
        <w:rPr>
          <w:lang w:val="en-GB"/>
        </w:rPr>
        <w:t>undi</w:t>
      </w:r>
      <w:r w:rsidR="00ED4D61">
        <w:rPr>
          <w:lang w:val="en-GB"/>
        </w:rPr>
        <w:t xml:space="preserve"> can be used to reflect the distribution of </w:t>
      </w:r>
      <w:r w:rsidR="00ED4D61" w:rsidRPr="002134B5">
        <w:rPr>
          <w:i/>
          <w:lang w:val="en-GB"/>
        </w:rPr>
        <w:t>Mtb</w:t>
      </w:r>
      <w:r w:rsidR="00ED4D61">
        <w:rPr>
          <w:lang w:val="en-GB"/>
        </w:rPr>
        <w:t xml:space="preserve"> circulation in Gauteng</w:t>
      </w:r>
      <w:r w:rsidR="006E17B9">
        <w:rPr>
          <w:lang w:val="en-GB"/>
        </w:rPr>
        <w:t xml:space="preserve">, we </w:t>
      </w:r>
      <w:r w:rsidR="00ED4D61">
        <w:rPr>
          <w:lang w:val="en-GB"/>
        </w:rPr>
        <w:t>computed</w:t>
      </w:r>
      <w:r w:rsidR="006E17B9">
        <w:rPr>
          <w:lang w:val="en-GB"/>
        </w:rPr>
        <w:t xml:space="preserve"> the incidence rate</w:t>
      </w:r>
      <w:r w:rsidR="00ED4D61">
        <w:rPr>
          <w:lang w:val="en-GB"/>
        </w:rPr>
        <w:t xml:space="preserve"> in each district in Gauteng relative</w:t>
      </w:r>
      <w:r w:rsidR="006E17B9">
        <w:rPr>
          <w:lang w:val="en-GB"/>
        </w:rPr>
        <w:t xml:space="preserve"> to those found in the City of Tshwane (Fig. 7</w:t>
      </w:r>
      <w:r w:rsidR="00EE02AC">
        <w:rPr>
          <w:lang w:val="en-GB"/>
        </w:rPr>
        <w:t>a-b</w:t>
      </w:r>
      <w:r w:rsidR="006E17B9">
        <w:rPr>
          <w:lang w:val="en-GB"/>
        </w:rPr>
        <w:t xml:space="preserve">). The simulation results </w:t>
      </w:r>
      <w:r w:rsidR="008817DC">
        <w:rPr>
          <w:lang w:val="en-GB"/>
        </w:rPr>
        <w:t>are</w:t>
      </w:r>
      <w:r w:rsidR="002134B5">
        <w:rPr>
          <w:lang w:val="en-GB"/>
        </w:rPr>
        <w:t xml:space="preserve"> largely in line with </w:t>
      </w:r>
      <w:r w:rsidR="006E17B9">
        <w:rPr>
          <w:lang w:val="en-GB"/>
        </w:rPr>
        <w:t>the reported relative incidence rates</w:t>
      </w:r>
      <w:r w:rsidR="008817DC">
        <w:rPr>
          <w:lang w:val="en-GB"/>
        </w:rPr>
        <w:t xml:space="preserve">: </w:t>
      </w:r>
      <w:r w:rsidR="002134B5">
        <w:rPr>
          <w:lang w:val="en-GB"/>
        </w:rPr>
        <w:t>the largest incidence rates</w:t>
      </w:r>
      <w:r w:rsidR="008817DC">
        <w:rPr>
          <w:lang w:val="en-GB"/>
        </w:rPr>
        <w:t xml:space="preserve"> were</w:t>
      </w:r>
      <w:r w:rsidR="002134B5">
        <w:rPr>
          <w:lang w:val="en-GB"/>
        </w:rPr>
        <w:t xml:space="preserve"> found in</w:t>
      </w:r>
      <w:r w:rsidR="006E17B9">
        <w:rPr>
          <w:lang w:val="en-GB"/>
        </w:rPr>
        <w:t xml:space="preserve"> West Rand</w:t>
      </w:r>
      <w:r w:rsidR="00A535E2">
        <w:rPr>
          <w:lang w:val="en-GB"/>
        </w:rPr>
        <w:t xml:space="preserve"> (i.e. simulation, 3.3 times relative to estimated incidence in the City of Tshwane; data, 3.6 times relative to confirmed incidence in the City of Tshwane)</w:t>
      </w:r>
      <w:r w:rsidR="00DF67DF">
        <w:rPr>
          <w:lang w:val="en-GB"/>
        </w:rPr>
        <w:t xml:space="preserve">, </w:t>
      </w:r>
      <w:r w:rsidR="002134B5">
        <w:rPr>
          <w:lang w:val="en-GB"/>
        </w:rPr>
        <w:t>followed by Sedibeng</w:t>
      </w:r>
      <w:r w:rsidR="00A535E2">
        <w:rPr>
          <w:lang w:val="en-GB"/>
        </w:rPr>
        <w:t xml:space="preserve"> (i.e. simulation, 3.0 times relative to estimated incidence in the City of Tshwane; data, 2.6 times relative to confirmed incidence in the City of Tshwane). </w:t>
      </w:r>
    </w:p>
    <w:p w14:paraId="4D1AE85F" w14:textId="32CDDF46" w:rsidR="00970649" w:rsidRPr="009800A3" w:rsidRDefault="00970649" w:rsidP="00970649">
      <w:pPr>
        <w:tabs>
          <w:tab w:val="left" w:pos="3156"/>
        </w:tabs>
        <w:rPr>
          <w:b/>
          <w:lang w:val="en-GB"/>
        </w:rPr>
      </w:pPr>
      <w:r>
        <w:rPr>
          <w:b/>
          <w:lang w:val="en-GB"/>
        </w:rPr>
        <w:tab/>
      </w:r>
    </w:p>
    <w:p w14:paraId="7B27AFB6" w14:textId="7443AE26" w:rsidR="00354AB1" w:rsidRPr="00354AB1" w:rsidRDefault="00354AB1" w:rsidP="00A72339">
      <w:pPr>
        <w:rPr>
          <w:lang w:val="en-GB"/>
        </w:rPr>
      </w:pPr>
      <w:r>
        <w:rPr>
          <w:lang w:val="en-GB"/>
        </w:rPr>
        <w:t xml:space="preserve">Taken together, the results presented here suggest that TB-Fundi is capable reproducing high-level spatial patterns of observed </w:t>
      </w:r>
      <w:r>
        <w:rPr>
          <w:i/>
          <w:iCs/>
          <w:lang w:val="en-GB"/>
        </w:rPr>
        <w:t xml:space="preserve">Mtb </w:t>
      </w:r>
      <w:r>
        <w:rPr>
          <w:lang w:val="en-GB"/>
        </w:rPr>
        <w:t xml:space="preserve">infections. With more robust and detailed data, TB-Fundi could be appreciably better parameterized and used to investigate more detailed patterns </w:t>
      </w:r>
      <w:r>
        <w:rPr>
          <w:i/>
          <w:iCs/>
          <w:lang w:val="en-GB"/>
        </w:rPr>
        <w:t>Mtb</w:t>
      </w:r>
      <w:r>
        <w:rPr>
          <w:lang w:val="en-GB"/>
        </w:rPr>
        <w:t xml:space="preserve"> incidence and transmission.</w:t>
      </w:r>
    </w:p>
    <w:p w14:paraId="18D518F9" w14:textId="6D9EA6E5" w:rsidR="00B90949" w:rsidRPr="00C6505D" w:rsidRDefault="00B90949" w:rsidP="001F0448">
      <w:pPr>
        <w:rPr>
          <w:lang w:val="en-GB"/>
        </w:rPr>
      </w:pPr>
      <w:r w:rsidRPr="00C6505D">
        <w:rPr>
          <w:lang w:val="en-GB"/>
        </w:rPr>
        <w:br w:type="page"/>
      </w:r>
    </w:p>
    <w:p w14:paraId="1D699B72" w14:textId="73BF9C1E" w:rsidR="005B0B61" w:rsidRDefault="005B0B61" w:rsidP="005B0B61">
      <w:pPr>
        <w:pStyle w:val="Heading1"/>
      </w:pPr>
      <w:r>
        <w:lastRenderedPageBreak/>
        <w:t xml:space="preserve">References </w:t>
      </w:r>
    </w:p>
    <w:sdt>
      <w:sdtPr>
        <w:tag w:val="MENDELEY_BIBLIOGRAPHY"/>
        <w:id w:val="-921643011"/>
        <w:placeholder>
          <w:docPart w:val="DefaultPlaceholder_-1854013440"/>
        </w:placeholder>
      </w:sdtPr>
      <w:sdtEndPr/>
      <w:sdtContent>
        <w:p w14:paraId="0F58F29E" w14:textId="77777777" w:rsidR="006E17B9" w:rsidRDefault="006E17B9">
          <w:pPr>
            <w:autoSpaceDE w:val="0"/>
            <w:autoSpaceDN w:val="0"/>
            <w:ind w:hanging="640"/>
            <w:divId w:val="525216334"/>
            <w:rPr>
              <w:rFonts w:eastAsia="Times New Roman"/>
            </w:rPr>
          </w:pPr>
          <w:r>
            <w:rPr>
              <w:rFonts w:eastAsia="Times New Roman"/>
            </w:rPr>
            <w:t>1.</w:t>
          </w:r>
          <w:r>
            <w:rPr>
              <w:rFonts w:eastAsia="Times New Roman"/>
            </w:rPr>
            <w:tab/>
            <w:t xml:space="preserve">Schläpfer, M. </w:t>
          </w:r>
          <w:r>
            <w:rPr>
              <w:rFonts w:eastAsia="Times New Roman"/>
              <w:i/>
              <w:iCs/>
            </w:rPr>
            <w:t>et al.</w:t>
          </w:r>
          <w:r>
            <w:rPr>
              <w:rFonts w:eastAsia="Times New Roman"/>
            </w:rPr>
            <w:t xml:space="preserve"> The universal visitation law of human mobility. </w:t>
          </w:r>
          <w:r>
            <w:rPr>
              <w:rFonts w:eastAsia="Times New Roman"/>
              <w:i/>
              <w:iCs/>
            </w:rPr>
            <w:t>Nature</w:t>
          </w:r>
          <w:r>
            <w:rPr>
              <w:rFonts w:eastAsia="Times New Roman"/>
            </w:rPr>
            <w:t xml:space="preserve"> </w:t>
          </w:r>
          <w:r>
            <w:rPr>
              <w:rFonts w:eastAsia="Times New Roman"/>
              <w:b/>
              <w:bCs/>
            </w:rPr>
            <w:t>593</w:t>
          </w:r>
          <w:r>
            <w:rPr>
              <w:rFonts w:eastAsia="Times New Roman"/>
            </w:rPr>
            <w:t>, (2021).</w:t>
          </w:r>
        </w:p>
        <w:p w14:paraId="626047BA" w14:textId="77777777" w:rsidR="006E17B9" w:rsidRDefault="006E17B9">
          <w:pPr>
            <w:autoSpaceDE w:val="0"/>
            <w:autoSpaceDN w:val="0"/>
            <w:ind w:hanging="640"/>
            <w:divId w:val="189532149"/>
            <w:rPr>
              <w:rFonts w:eastAsia="Times New Roman"/>
            </w:rPr>
          </w:pPr>
          <w:r>
            <w:rPr>
              <w:rFonts w:eastAsia="Times New Roman"/>
            </w:rPr>
            <w:t>2.</w:t>
          </w:r>
          <w:r>
            <w:rPr>
              <w:rFonts w:eastAsia="Times New Roman"/>
            </w:rPr>
            <w:tab/>
            <w:t>WorldPop (www.worldpop.org - School of Geography and Environmental Science, U. of S. D. of G. and G. U. of L. D. de G. U. de N. &amp; Center for International Earth Science Information Network (CIESIN), C. U. Global High Resolution Population Denominators Project - Funded by The Bill and Melinda Gates Foundation (OPP1134076). https://dx.doi.org/10.5258/SOTON/WP00670 (2018).</w:t>
          </w:r>
        </w:p>
        <w:p w14:paraId="22AC8A7B" w14:textId="77777777" w:rsidR="006E17B9" w:rsidRDefault="006E17B9">
          <w:pPr>
            <w:autoSpaceDE w:val="0"/>
            <w:autoSpaceDN w:val="0"/>
            <w:ind w:hanging="640"/>
            <w:divId w:val="1195728502"/>
            <w:rPr>
              <w:rFonts w:eastAsia="Times New Roman"/>
            </w:rPr>
          </w:pPr>
          <w:r>
            <w:rPr>
              <w:rFonts w:eastAsia="Times New Roman"/>
            </w:rPr>
            <w:t>3.</w:t>
          </w:r>
          <w:r>
            <w:rPr>
              <w:rFonts w:eastAsia="Times New Roman"/>
            </w:rPr>
            <w:tab/>
            <w:t>Statistics South Africa. Census 2011. https://www.statssa.gov.za/?page_id=3836.</w:t>
          </w:r>
        </w:p>
        <w:p w14:paraId="50495757" w14:textId="77777777" w:rsidR="006E17B9" w:rsidRDefault="006E17B9">
          <w:pPr>
            <w:autoSpaceDE w:val="0"/>
            <w:autoSpaceDN w:val="0"/>
            <w:ind w:hanging="640"/>
            <w:divId w:val="125046828"/>
            <w:rPr>
              <w:rFonts w:eastAsia="Times New Roman"/>
            </w:rPr>
          </w:pPr>
          <w:r>
            <w:rPr>
              <w:rFonts w:eastAsia="Times New Roman"/>
            </w:rPr>
            <w:t>4.</w:t>
          </w:r>
          <w:r>
            <w:rPr>
              <w:rFonts w:eastAsia="Times New Roman"/>
            </w:rPr>
            <w:tab/>
            <w:t>United Nations Population Division. Household Size and Composition. https://www.un.org/development/desa/pd/data/household-size-and-composition (2022).</w:t>
          </w:r>
        </w:p>
        <w:p w14:paraId="28A88976" w14:textId="77777777" w:rsidR="006E17B9" w:rsidRDefault="006E17B9">
          <w:pPr>
            <w:autoSpaceDE w:val="0"/>
            <w:autoSpaceDN w:val="0"/>
            <w:ind w:hanging="640"/>
            <w:divId w:val="1881093029"/>
            <w:rPr>
              <w:rFonts w:eastAsia="Times New Roman"/>
            </w:rPr>
          </w:pPr>
          <w:r>
            <w:rPr>
              <w:rFonts w:eastAsia="Times New Roman"/>
            </w:rPr>
            <w:t>5.</w:t>
          </w:r>
          <w:r>
            <w:rPr>
              <w:rFonts w:eastAsia="Times New Roman"/>
            </w:rPr>
            <w:tab/>
            <w:t xml:space="preserve">Axtell, R. L. Zipf Distribution of U.S. Firm Sizes. </w:t>
          </w:r>
          <w:r>
            <w:rPr>
              <w:rFonts w:eastAsia="Times New Roman"/>
              <w:i/>
              <w:iCs/>
            </w:rPr>
            <w:t>Science (1979)</w:t>
          </w:r>
          <w:r>
            <w:rPr>
              <w:rFonts w:eastAsia="Times New Roman"/>
            </w:rPr>
            <w:t xml:space="preserve"> </w:t>
          </w:r>
          <w:r>
            <w:rPr>
              <w:rFonts w:eastAsia="Times New Roman"/>
              <w:b/>
              <w:bCs/>
            </w:rPr>
            <w:t>293</w:t>
          </w:r>
          <w:r>
            <w:rPr>
              <w:rFonts w:eastAsia="Times New Roman"/>
            </w:rPr>
            <w:t>, 1818–1820 (2001).</w:t>
          </w:r>
        </w:p>
        <w:p w14:paraId="64AE3A13" w14:textId="77777777" w:rsidR="006E17B9" w:rsidRDefault="006E17B9">
          <w:pPr>
            <w:autoSpaceDE w:val="0"/>
            <w:autoSpaceDN w:val="0"/>
            <w:ind w:hanging="640"/>
            <w:divId w:val="1529098861"/>
            <w:rPr>
              <w:rFonts w:eastAsia="Times New Roman"/>
            </w:rPr>
          </w:pPr>
          <w:r>
            <w:rPr>
              <w:rFonts w:eastAsia="Times New Roman"/>
            </w:rPr>
            <w:t>6.</w:t>
          </w:r>
          <w:r>
            <w:rPr>
              <w:rFonts w:eastAsia="Times New Roman"/>
            </w:rPr>
            <w:tab/>
            <w:t>Statistics South Africa. Annual Financial Statistics 2011. https://www.statssa.gov.za/publications/P0021/P00212011.pdf (2011).</w:t>
          </w:r>
        </w:p>
        <w:p w14:paraId="0AF6CC50" w14:textId="77777777" w:rsidR="006E17B9" w:rsidRDefault="006E17B9">
          <w:pPr>
            <w:autoSpaceDE w:val="0"/>
            <w:autoSpaceDN w:val="0"/>
            <w:ind w:hanging="640"/>
            <w:divId w:val="473988566"/>
            <w:rPr>
              <w:rFonts w:eastAsia="Times New Roman"/>
            </w:rPr>
          </w:pPr>
          <w:r>
            <w:rPr>
              <w:rFonts w:eastAsia="Times New Roman"/>
            </w:rPr>
            <w:t>7.</w:t>
          </w:r>
          <w:r>
            <w:rPr>
              <w:rFonts w:eastAsia="Times New Roman"/>
            </w:rPr>
            <w:tab/>
            <w:t xml:space="preserve">Horton, K. C., Richards, A. S., Emery, J. C., Esmail, H. &amp; Houben, R. M. G. J. Reevaluating progression and pathways following Mycobacterium tuberculosis infection within the spectrum of tuberculosis. </w:t>
          </w:r>
          <w:r>
            <w:rPr>
              <w:rFonts w:eastAsia="Times New Roman"/>
              <w:i/>
              <w:iCs/>
            </w:rPr>
            <w:t>Proc Natl Acad Sci U S A</w:t>
          </w:r>
          <w:r>
            <w:rPr>
              <w:rFonts w:eastAsia="Times New Roman"/>
            </w:rPr>
            <w:t xml:space="preserve"> </w:t>
          </w:r>
          <w:r>
            <w:rPr>
              <w:rFonts w:eastAsia="Times New Roman"/>
              <w:b/>
              <w:bCs/>
            </w:rPr>
            <w:t>120</w:t>
          </w:r>
          <w:r>
            <w:rPr>
              <w:rFonts w:eastAsia="Times New Roman"/>
            </w:rPr>
            <w:t>, e2221186120 (2023).</w:t>
          </w:r>
        </w:p>
        <w:p w14:paraId="3908D1A2" w14:textId="77777777" w:rsidR="006E17B9" w:rsidRDefault="006E17B9">
          <w:pPr>
            <w:autoSpaceDE w:val="0"/>
            <w:autoSpaceDN w:val="0"/>
            <w:ind w:hanging="640"/>
            <w:divId w:val="388770173"/>
            <w:rPr>
              <w:rFonts w:eastAsia="Times New Roman"/>
            </w:rPr>
          </w:pPr>
          <w:r>
            <w:rPr>
              <w:rFonts w:eastAsia="Times New Roman"/>
            </w:rPr>
            <w:t>8.</w:t>
          </w:r>
          <w:r>
            <w:rPr>
              <w:rFonts w:eastAsia="Times New Roman"/>
            </w:rPr>
            <w:tab/>
            <w:t xml:space="preserve">Uys, P. </w:t>
          </w:r>
          <w:r>
            <w:rPr>
              <w:rFonts w:eastAsia="Times New Roman"/>
              <w:i/>
              <w:iCs/>
            </w:rPr>
            <w:t>et al.</w:t>
          </w:r>
          <w:r>
            <w:rPr>
              <w:rFonts w:eastAsia="Times New Roman"/>
            </w:rPr>
            <w:t xml:space="preserve"> The risk of tuberculosis reinfection soon after cure of a first disease episode is extremely high in a hyperendemic community. </w:t>
          </w:r>
          <w:r>
            <w:rPr>
              <w:rFonts w:eastAsia="Times New Roman"/>
              <w:i/>
              <w:iCs/>
            </w:rPr>
            <w:t>PLoS One</w:t>
          </w:r>
          <w:r>
            <w:rPr>
              <w:rFonts w:eastAsia="Times New Roman"/>
            </w:rPr>
            <w:t xml:space="preserve"> </w:t>
          </w:r>
          <w:r>
            <w:rPr>
              <w:rFonts w:eastAsia="Times New Roman"/>
              <w:b/>
              <w:bCs/>
            </w:rPr>
            <w:t>10</w:t>
          </w:r>
          <w:r>
            <w:rPr>
              <w:rFonts w:eastAsia="Times New Roman"/>
            </w:rPr>
            <w:t>, (2015).</w:t>
          </w:r>
        </w:p>
        <w:p w14:paraId="225F1303" w14:textId="77777777" w:rsidR="006E17B9" w:rsidRDefault="006E17B9">
          <w:pPr>
            <w:autoSpaceDE w:val="0"/>
            <w:autoSpaceDN w:val="0"/>
            <w:ind w:hanging="640"/>
            <w:divId w:val="580338541"/>
            <w:rPr>
              <w:rFonts w:eastAsia="Times New Roman"/>
            </w:rPr>
          </w:pPr>
          <w:r>
            <w:rPr>
              <w:rFonts w:eastAsia="Times New Roman"/>
            </w:rPr>
            <w:t>9.</w:t>
          </w:r>
          <w:r>
            <w:rPr>
              <w:rFonts w:eastAsia="Times New Roman"/>
            </w:rPr>
            <w:tab/>
            <w:t xml:space="preserve">Andrews, J. R. </w:t>
          </w:r>
          <w:r>
            <w:rPr>
              <w:rFonts w:eastAsia="Times New Roman"/>
              <w:i/>
              <w:iCs/>
            </w:rPr>
            <w:t>et al.</w:t>
          </w:r>
          <w:r>
            <w:rPr>
              <w:rFonts w:eastAsia="Times New Roman"/>
            </w:rPr>
            <w:t xml:space="preserve"> Risk of progression to active tuberculosis following reinfection with Mycobacterium tuberculosis. </w:t>
          </w:r>
          <w:r>
            <w:rPr>
              <w:rFonts w:eastAsia="Times New Roman"/>
              <w:i/>
              <w:iCs/>
            </w:rPr>
            <w:t>Clinical Infectious Diseases</w:t>
          </w:r>
          <w:r>
            <w:rPr>
              <w:rFonts w:eastAsia="Times New Roman"/>
            </w:rPr>
            <w:t xml:space="preserve"> </w:t>
          </w:r>
          <w:r>
            <w:rPr>
              <w:rFonts w:eastAsia="Times New Roman"/>
              <w:b/>
              <w:bCs/>
            </w:rPr>
            <w:t>54</w:t>
          </w:r>
          <w:r>
            <w:rPr>
              <w:rFonts w:eastAsia="Times New Roman"/>
            </w:rPr>
            <w:t>, (2012).</w:t>
          </w:r>
        </w:p>
        <w:p w14:paraId="346927CB" w14:textId="77777777" w:rsidR="006E17B9" w:rsidRDefault="006E17B9">
          <w:pPr>
            <w:autoSpaceDE w:val="0"/>
            <w:autoSpaceDN w:val="0"/>
            <w:ind w:hanging="640"/>
            <w:divId w:val="1428580020"/>
            <w:rPr>
              <w:rFonts w:eastAsia="Times New Roman"/>
            </w:rPr>
          </w:pPr>
          <w:r>
            <w:rPr>
              <w:rFonts w:eastAsia="Times New Roman"/>
            </w:rPr>
            <w:t>10.</w:t>
          </w:r>
          <w:r>
            <w:rPr>
              <w:rFonts w:eastAsia="Times New Roman"/>
            </w:rPr>
            <w:tab/>
            <w:t xml:space="preserve">Prem, K. </w:t>
          </w:r>
          <w:r>
            <w:rPr>
              <w:rFonts w:eastAsia="Times New Roman"/>
              <w:i/>
              <w:iCs/>
            </w:rPr>
            <w:t>et al.</w:t>
          </w:r>
          <w:r>
            <w:rPr>
              <w:rFonts w:eastAsia="Times New Roman"/>
            </w:rPr>
            <w:t xml:space="preserve"> Projecting contact matrices in 177 geographical regions: An update and comparison with empirical data for the COVID-19 era. </w:t>
          </w:r>
          <w:r>
            <w:rPr>
              <w:rFonts w:eastAsia="Times New Roman"/>
              <w:i/>
              <w:iCs/>
            </w:rPr>
            <w:t>PLoS Comput Biol</w:t>
          </w:r>
          <w:r>
            <w:rPr>
              <w:rFonts w:eastAsia="Times New Roman"/>
            </w:rPr>
            <w:t xml:space="preserve"> </w:t>
          </w:r>
          <w:r>
            <w:rPr>
              <w:rFonts w:eastAsia="Times New Roman"/>
              <w:b/>
              <w:bCs/>
            </w:rPr>
            <w:t>17</w:t>
          </w:r>
          <w:r>
            <w:rPr>
              <w:rFonts w:eastAsia="Times New Roman"/>
            </w:rPr>
            <w:t>, e1009098 (2021).</w:t>
          </w:r>
        </w:p>
        <w:p w14:paraId="41285815" w14:textId="77777777" w:rsidR="006E17B9" w:rsidRDefault="006E17B9">
          <w:pPr>
            <w:autoSpaceDE w:val="0"/>
            <w:autoSpaceDN w:val="0"/>
            <w:ind w:hanging="640"/>
            <w:divId w:val="668144422"/>
            <w:rPr>
              <w:rFonts w:eastAsia="Times New Roman"/>
            </w:rPr>
          </w:pPr>
          <w:r>
            <w:rPr>
              <w:rFonts w:eastAsia="Times New Roman"/>
            </w:rPr>
            <w:t>11.</w:t>
          </w:r>
          <w:r>
            <w:rPr>
              <w:rFonts w:eastAsia="Times New Roman"/>
            </w:rPr>
            <w:tab/>
            <w:t xml:space="preserve">National Institute for Communicable Diseases, S. A. </w:t>
          </w:r>
          <w:r>
            <w:rPr>
              <w:rFonts w:eastAsia="Times New Roman"/>
              <w:i/>
              <w:iCs/>
            </w:rPr>
            <w:t>Microbiologically Confirmed Tuberculosis 2004-15 South Africa</w:t>
          </w:r>
          <w:r>
            <w:rPr>
              <w:rFonts w:eastAsia="Times New Roman"/>
            </w:rPr>
            <w:t>. https://www.nicd.ac.za/wp-</w:t>
          </w:r>
          <w:r>
            <w:rPr>
              <w:rFonts w:eastAsia="Times New Roman"/>
            </w:rPr>
            <w:lastRenderedPageBreak/>
            <w:t>content/uploads/2019/11/National-TB-Surveillace-Report_2004_2015_NICD.pdf (2017).</w:t>
          </w:r>
        </w:p>
        <w:p w14:paraId="43C80674" w14:textId="77777777" w:rsidR="006E17B9" w:rsidRDefault="006E17B9">
          <w:pPr>
            <w:autoSpaceDE w:val="0"/>
            <w:autoSpaceDN w:val="0"/>
            <w:ind w:hanging="640"/>
            <w:divId w:val="854997053"/>
            <w:rPr>
              <w:rFonts w:eastAsia="Times New Roman"/>
            </w:rPr>
          </w:pPr>
          <w:r w:rsidRPr="006E17B9">
            <w:rPr>
              <w:rFonts w:eastAsia="Times New Roman"/>
              <w:lang w:val="nl-NL"/>
            </w:rPr>
            <w:t>12.</w:t>
          </w:r>
          <w:r w:rsidRPr="006E17B9">
            <w:rPr>
              <w:rFonts w:eastAsia="Times New Roman"/>
              <w:lang w:val="nl-NL"/>
            </w:rPr>
            <w:tab/>
            <w:t xml:space="preserve">Dodd, P. J. </w:t>
          </w:r>
          <w:r w:rsidRPr="006E17B9">
            <w:rPr>
              <w:rFonts w:eastAsia="Times New Roman"/>
              <w:i/>
              <w:iCs/>
              <w:lang w:val="nl-NL"/>
            </w:rPr>
            <w:t>et al.</w:t>
          </w:r>
          <w:r w:rsidRPr="006E17B9">
            <w:rPr>
              <w:rFonts w:eastAsia="Times New Roman"/>
              <w:lang w:val="nl-NL"/>
            </w:rPr>
            <w:t xml:space="preserve"> </w:t>
          </w:r>
          <w:r>
            <w:rPr>
              <w:rFonts w:eastAsia="Times New Roman"/>
            </w:rPr>
            <w:t xml:space="preserve">Transmission modeling to infer tuberculosis incidence prevalence and mortality in settings with generalized HIV epidemics. </w:t>
          </w:r>
          <w:r>
            <w:rPr>
              <w:rFonts w:eastAsia="Times New Roman"/>
              <w:i/>
              <w:iCs/>
            </w:rPr>
            <w:t>Nat Commun</w:t>
          </w:r>
          <w:r>
            <w:rPr>
              <w:rFonts w:eastAsia="Times New Roman"/>
            </w:rPr>
            <w:t xml:space="preserve"> </w:t>
          </w:r>
          <w:r>
            <w:rPr>
              <w:rFonts w:eastAsia="Times New Roman"/>
              <w:b/>
              <w:bCs/>
            </w:rPr>
            <w:t>14</w:t>
          </w:r>
          <w:r>
            <w:rPr>
              <w:rFonts w:eastAsia="Times New Roman"/>
            </w:rPr>
            <w:t>, (2023).</w:t>
          </w:r>
        </w:p>
        <w:p w14:paraId="6BAC6E66" w14:textId="77777777" w:rsidR="006E17B9" w:rsidRDefault="006E17B9">
          <w:pPr>
            <w:autoSpaceDE w:val="0"/>
            <w:autoSpaceDN w:val="0"/>
            <w:ind w:hanging="640"/>
            <w:divId w:val="73479933"/>
            <w:rPr>
              <w:rFonts w:eastAsia="Times New Roman"/>
            </w:rPr>
          </w:pPr>
          <w:r>
            <w:rPr>
              <w:rFonts w:eastAsia="Times New Roman"/>
            </w:rPr>
            <w:t>13.</w:t>
          </w:r>
          <w:r>
            <w:rPr>
              <w:rFonts w:eastAsia="Times New Roman"/>
            </w:rPr>
            <w:tab/>
            <w:t xml:space="preserve">Ku, C. C. </w:t>
          </w:r>
          <w:r>
            <w:rPr>
              <w:rFonts w:eastAsia="Times New Roman"/>
              <w:i/>
              <w:iCs/>
            </w:rPr>
            <w:t>et al.</w:t>
          </w:r>
          <w:r>
            <w:rPr>
              <w:rFonts w:eastAsia="Times New Roman"/>
            </w:rPr>
            <w:t xml:space="preserve"> Durations of asymptomatic, symptomatic, and care-seeking phases of tuberculosis disease with a Bayesian analysis of prevalence survey and notification data. </w:t>
          </w:r>
          <w:r>
            <w:rPr>
              <w:rFonts w:eastAsia="Times New Roman"/>
              <w:i/>
              <w:iCs/>
            </w:rPr>
            <w:t>BMC Med</w:t>
          </w:r>
          <w:r>
            <w:rPr>
              <w:rFonts w:eastAsia="Times New Roman"/>
            </w:rPr>
            <w:t xml:space="preserve"> </w:t>
          </w:r>
          <w:r>
            <w:rPr>
              <w:rFonts w:eastAsia="Times New Roman"/>
              <w:b/>
              <w:bCs/>
            </w:rPr>
            <w:t>19</w:t>
          </w:r>
          <w:r>
            <w:rPr>
              <w:rFonts w:eastAsia="Times New Roman"/>
            </w:rPr>
            <w:t>, (2021).</w:t>
          </w:r>
        </w:p>
        <w:p w14:paraId="0CF6C1D3" w14:textId="51142C39" w:rsidR="005B0B61" w:rsidRPr="005B0B61" w:rsidRDefault="006E17B9" w:rsidP="005B0B61">
          <w:r>
            <w:rPr>
              <w:rFonts w:eastAsia="Times New Roman"/>
            </w:rPr>
            <w:t> </w:t>
          </w:r>
        </w:p>
      </w:sdtContent>
    </w:sdt>
    <w:sectPr w:rsidR="005B0B61" w:rsidRPr="005B0B61" w:rsidSect="00C076FF">
      <w:footerReference w:type="even" r:id="rId16"/>
      <w:footerReference w:type="default" r:id="rId17"/>
      <w:pgSz w:w="11900" w:h="16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1D502" w16cex:dateUtc="2024-02-06T09:5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B306C" w14:textId="77777777" w:rsidR="0086029C" w:rsidRDefault="0086029C" w:rsidP="00C76393">
      <w:r>
        <w:separator/>
      </w:r>
    </w:p>
  </w:endnote>
  <w:endnote w:type="continuationSeparator" w:id="0">
    <w:p w14:paraId="4AD3604B" w14:textId="77777777" w:rsidR="0086029C" w:rsidRDefault="0086029C" w:rsidP="00C76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4219288"/>
      <w:docPartObj>
        <w:docPartGallery w:val="Page Numbers (Bottom of Page)"/>
        <w:docPartUnique/>
      </w:docPartObj>
    </w:sdtPr>
    <w:sdtEndPr>
      <w:rPr>
        <w:rStyle w:val="PageNumber"/>
      </w:rPr>
    </w:sdtEndPr>
    <w:sdtContent>
      <w:p w14:paraId="1A9A6F6F" w14:textId="0B152A93" w:rsidR="00BA3D51" w:rsidRDefault="00BA3D51" w:rsidP="00763E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5817EB" w14:textId="77777777" w:rsidR="00BA3D51" w:rsidRDefault="00BA3D51" w:rsidP="00AB04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99289944"/>
      <w:docPartObj>
        <w:docPartGallery w:val="Page Numbers (Bottom of Page)"/>
        <w:docPartUnique/>
      </w:docPartObj>
    </w:sdtPr>
    <w:sdtEndPr>
      <w:rPr>
        <w:rStyle w:val="PageNumber"/>
      </w:rPr>
    </w:sdtEndPr>
    <w:sdtContent>
      <w:p w14:paraId="0CA1C388" w14:textId="7F73727D" w:rsidR="00BA3D51" w:rsidRDefault="00BA3D51" w:rsidP="00763EE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5DC02A" w14:textId="77777777" w:rsidR="00BA3D51" w:rsidRDefault="00BA3D51" w:rsidP="00AB04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B3D27" w14:textId="77777777" w:rsidR="0086029C" w:rsidRDefault="0086029C" w:rsidP="00C76393">
      <w:r>
        <w:separator/>
      </w:r>
    </w:p>
  </w:footnote>
  <w:footnote w:type="continuationSeparator" w:id="0">
    <w:p w14:paraId="700A44F9" w14:textId="77777777" w:rsidR="0086029C" w:rsidRDefault="0086029C" w:rsidP="00C76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C7163A"/>
    <w:multiLevelType w:val="hybridMultilevel"/>
    <w:tmpl w:val="E78A5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BF43909"/>
    <w:multiLevelType w:val="hybridMultilevel"/>
    <w:tmpl w:val="4962C4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lin Russell">
    <w15:presenceInfo w15:providerId="AD" w15:userId="S::c.a.russell@amsterdamumc.nl::059d4bea-def3-4d54-96c7-85ab180e80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1C3"/>
    <w:rsid w:val="0000471C"/>
    <w:rsid w:val="0001254F"/>
    <w:rsid w:val="00016ED0"/>
    <w:rsid w:val="00017EDC"/>
    <w:rsid w:val="0002749D"/>
    <w:rsid w:val="000356DC"/>
    <w:rsid w:val="00040A5B"/>
    <w:rsid w:val="00062B28"/>
    <w:rsid w:val="00067B56"/>
    <w:rsid w:val="00071CC8"/>
    <w:rsid w:val="00084FE6"/>
    <w:rsid w:val="000B7E13"/>
    <w:rsid w:val="000F3E63"/>
    <w:rsid w:val="00106A86"/>
    <w:rsid w:val="0014704A"/>
    <w:rsid w:val="001503B4"/>
    <w:rsid w:val="00180CD0"/>
    <w:rsid w:val="001926D0"/>
    <w:rsid w:val="001A2BDC"/>
    <w:rsid w:val="001B2740"/>
    <w:rsid w:val="001B65F0"/>
    <w:rsid w:val="001C33BA"/>
    <w:rsid w:val="001C405B"/>
    <w:rsid w:val="001D7B32"/>
    <w:rsid w:val="001E54AE"/>
    <w:rsid w:val="001F006F"/>
    <w:rsid w:val="001F0448"/>
    <w:rsid w:val="001F6F52"/>
    <w:rsid w:val="0020586A"/>
    <w:rsid w:val="002134B5"/>
    <w:rsid w:val="0021540B"/>
    <w:rsid w:val="002179C9"/>
    <w:rsid w:val="00227A7A"/>
    <w:rsid w:val="0023604B"/>
    <w:rsid w:val="00237E8B"/>
    <w:rsid w:val="002425E9"/>
    <w:rsid w:val="0025231A"/>
    <w:rsid w:val="00256986"/>
    <w:rsid w:val="00257F64"/>
    <w:rsid w:val="002611CA"/>
    <w:rsid w:val="00262B30"/>
    <w:rsid w:val="0026522A"/>
    <w:rsid w:val="00283221"/>
    <w:rsid w:val="002A2122"/>
    <w:rsid w:val="002C32C3"/>
    <w:rsid w:val="002D671E"/>
    <w:rsid w:val="002D7EDF"/>
    <w:rsid w:val="002E705D"/>
    <w:rsid w:val="002F0D0B"/>
    <w:rsid w:val="002F4BEB"/>
    <w:rsid w:val="00300737"/>
    <w:rsid w:val="00300F0C"/>
    <w:rsid w:val="00311572"/>
    <w:rsid w:val="00314615"/>
    <w:rsid w:val="003330ED"/>
    <w:rsid w:val="00334095"/>
    <w:rsid w:val="00335A07"/>
    <w:rsid w:val="003418FA"/>
    <w:rsid w:val="00354AB1"/>
    <w:rsid w:val="003633CE"/>
    <w:rsid w:val="00375CFD"/>
    <w:rsid w:val="0039009A"/>
    <w:rsid w:val="0039550B"/>
    <w:rsid w:val="00397FA6"/>
    <w:rsid w:val="003A50ED"/>
    <w:rsid w:val="003D2D00"/>
    <w:rsid w:val="003E3592"/>
    <w:rsid w:val="003E4EF4"/>
    <w:rsid w:val="00404846"/>
    <w:rsid w:val="00411426"/>
    <w:rsid w:val="00420072"/>
    <w:rsid w:val="004266E5"/>
    <w:rsid w:val="00437CBB"/>
    <w:rsid w:val="00442F0B"/>
    <w:rsid w:val="0045526A"/>
    <w:rsid w:val="00455626"/>
    <w:rsid w:val="00465679"/>
    <w:rsid w:val="00475EDB"/>
    <w:rsid w:val="004832A3"/>
    <w:rsid w:val="00492FDA"/>
    <w:rsid w:val="004A2DAB"/>
    <w:rsid w:val="004A6652"/>
    <w:rsid w:val="004B2EE5"/>
    <w:rsid w:val="004C4409"/>
    <w:rsid w:val="004C65CD"/>
    <w:rsid w:val="00500706"/>
    <w:rsid w:val="00513019"/>
    <w:rsid w:val="00535193"/>
    <w:rsid w:val="005441FA"/>
    <w:rsid w:val="005458C1"/>
    <w:rsid w:val="00586500"/>
    <w:rsid w:val="005B0B61"/>
    <w:rsid w:val="005B1362"/>
    <w:rsid w:val="005B3CB4"/>
    <w:rsid w:val="005C7576"/>
    <w:rsid w:val="005D0ED1"/>
    <w:rsid w:val="005D6883"/>
    <w:rsid w:val="005F01DF"/>
    <w:rsid w:val="005F4EC9"/>
    <w:rsid w:val="005F780F"/>
    <w:rsid w:val="0062237F"/>
    <w:rsid w:val="00630B8D"/>
    <w:rsid w:val="00635EA4"/>
    <w:rsid w:val="00653D82"/>
    <w:rsid w:val="00663FB3"/>
    <w:rsid w:val="0066697C"/>
    <w:rsid w:val="006A356A"/>
    <w:rsid w:val="006B2750"/>
    <w:rsid w:val="006B3966"/>
    <w:rsid w:val="006C2F82"/>
    <w:rsid w:val="006D113C"/>
    <w:rsid w:val="006E17B9"/>
    <w:rsid w:val="00714BA7"/>
    <w:rsid w:val="00763EE4"/>
    <w:rsid w:val="00772AF9"/>
    <w:rsid w:val="00772C8A"/>
    <w:rsid w:val="00782C7C"/>
    <w:rsid w:val="00786C3A"/>
    <w:rsid w:val="007B12E6"/>
    <w:rsid w:val="007C3218"/>
    <w:rsid w:val="007C4F40"/>
    <w:rsid w:val="007D5D2B"/>
    <w:rsid w:val="007D6D48"/>
    <w:rsid w:val="007E4A46"/>
    <w:rsid w:val="008208F8"/>
    <w:rsid w:val="00857A82"/>
    <w:rsid w:val="0086029C"/>
    <w:rsid w:val="008609C0"/>
    <w:rsid w:val="00866585"/>
    <w:rsid w:val="0086664A"/>
    <w:rsid w:val="008708F5"/>
    <w:rsid w:val="00880137"/>
    <w:rsid w:val="008817DC"/>
    <w:rsid w:val="008A2DBA"/>
    <w:rsid w:val="008A73AD"/>
    <w:rsid w:val="008B0A7B"/>
    <w:rsid w:val="008B56BB"/>
    <w:rsid w:val="008D4356"/>
    <w:rsid w:val="008D5C02"/>
    <w:rsid w:val="008F066C"/>
    <w:rsid w:val="00910F4D"/>
    <w:rsid w:val="00915E93"/>
    <w:rsid w:val="009478F8"/>
    <w:rsid w:val="00970649"/>
    <w:rsid w:val="009800A3"/>
    <w:rsid w:val="0099144C"/>
    <w:rsid w:val="009A641D"/>
    <w:rsid w:val="009B2CE9"/>
    <w:rsid w:val="009C2CDC"/>
    <w:rsid w:val="00A04824"/>
    <w:rsid w:val="00A13CF3"/>
    <w:rsid w:val="00A317BE"/>
    <w:rsid w:val="00A31B0C"/>
    <w:rsid w:val="00A33894"/>
    <w:rsid w:val="00A45CD5"/>
    <w:rsid w:val="00A535E2"/>
    <w:rsid w:val="00A55607"/>
    <w:rsid w:val="00A600A0"/>
    <w:rsid w:val="00A72339"/>
    <w:rsid w:val="00A90792"/>
    <w:rsid w:val="00A95D36"/>
    <w:rsid w:val="00A97F03"/>
    <w:rsid w:val="00AA11C3"/>
    <w:rsid w:val="00AA3E3B"/>
    <w:rsid w:val="00AB0489"/>
    <w:rsid w:val="00AF0631"/>
    <w:rsid w:val="00AF36DE"/>
    <w:rsid w:val="00AF63DA"/>
    <w:rsid w:val="00AF72F6"/>
    <w:rsid w:val="00AF7C91"/>
    <w:rsid w:val="00B17170"/>
    <w:rsid w:val="00B25C9C"/>
    <w:rsid w:val="00B27E41"/>
    <w:rsid w:val="00B50509"/>
    <w:rsid w:val="00B53DC3"/>
    <w:rsid w:val="00B54701"/>
    <w:rsid w:val="00B63990"/>
    <w:rsid w:val="00B66188"/>
    <w:rsid w:val="00B856C1"/>
    <w:rsid w:val="00B90949"/>
    <w:rsid w:val="00B9291A"/>
    <w:rsid w:val="00BA11A0"/>
    <w:rsid w:val="00BA3D51"/>
    <w:rsid w:val="00BE41A2"/>
    <w:rsid w:val="00BF00B4"/>
    <w:rsid w:val="00C01514"/>
    <w:rsid w:val="00C026B4"/>
    <w:rsid w:val="00C076FF"/>
    <w:rsid w:val="00C25794"/>
    <w:rsid w:val="00C27762"/>
    <w:rsid w:val="00C3127E"/>
    <w:rsid w:val="00C41A70"/>
    <w:rsid w:val="00C469BF"/>
    <w:rsid w:val="00C6505D"/>
    <w:rsid w:val="00C76393"/>
    <w:rsid w:val="00C84F21"/>
    <w:rsid w:val="00C92044"/>
    <w:rsid w:val="00C958AE"/>
    <w:rsid w:val="00C96E6E"/>
    <w:rsid w:val="00CC42B3"/>
    <w:rsid w:val="00CD2BB7"/>
    <w:rsid w:val="00CE3A1E"/>
    <w:rsid w:val="00CF1205"/>
    <w:rsid w:val="00CF15E7"/>
    <w:rsid w:val="00CF3C39"/>
    <w:rsid w:val="00CF6749"/>
    <w:rsid w:val="00D01D14"/>
    <w:rsid w:val="00D0408B"/>
    <w:rsid w:val="00D13225"/>
    <w:rsid w:val="00D14A5F"/>
    <w:rsid w:val="00D25D6A"/>
    <w:rsid w:val="00D3415E"/>
    <w:rsid w:val="00D50637"/>
    <w:rsid w:val="00D57335"/>
    <w:rsid w:val="00D67FE5"/>
    <w:rsid w:val="00D74686"/>
    <w:rsid w:val="00D81458"/>
    <w:rsid w:val="00D94B64"/>
    <w:rsid w:val="00DA3925"/>
    <w:rsid w:val="00DA3A36"/>
    <w:rsid w:val="00DB38A1"/>
    <w:rsid w:val="00DC0BC6"/>
    <w:rsid w:val="00DF5FC2"/>
    <w:rsid w:val="00DF67DF"/>
    <w:rsid w:val="00E001B2"/>
    <w:rsid w:val="00E05A60"/>
    <w:rsid w:val="00E0662D"/>
    <w:rsid w:val="00E13D2E"/>
    <w:rsid w:val="00E3491A"/>
    <w:rsid w:val="00E43A3A"/>
    <w:rsid w:val="00E60DEB"/>
    <w:rsid w:val="00E70DC0"/>
    <w:rsid w:val="00E7525D"/>
    <w:rsid w:val="00E86827"/>
    <w:rsid w:val="00EA1894"/>
    <w:rsid w:val="00EB67AF"/>
    <w:rsid w:val="00ED2C45"/>
    <w:rsid w:val="00ED4D61"/>
    <w:rsid w:val="00EE02AC"/>
    <w:rsid w:val="00EE5A27"/>
    <w:rsid w:val="00EE5FC3"/>
    <w:rsid w:val="00EF0DEE"/>
    <w:rsid w:val="00F2259A"/>
    <w:rsid w:val="00F22D95"/>
    <w:rsid w:val="00F23B7D"/>
    <w:rsid w:val="00F25A6C"/>
    <w:rsid w:val="00F447E6"/>
    <w:rsid w:val="00F52A0A"/>
    <w:rsid w:val="00F660CE"/>
    <w:rsid w:val="00F672F5"/>
    <w:rsid w:val="00F7342E"/>
    <w:rsid w:val="00F96512"/>
    <w:rsid w:val="00FA6895"/>
    <w:rsid w:val="00FE55BF"/>
    <w:rsid w:val="00FE67F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76DD2"/>
  <w15:chartTrackingRefBased/>
  <w15:docId w15:val="{6BBE304F-1671-3946-B102-72BF764C4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76393"/>
    <w:pPr>
      <w:spacing w:before="120" w:line="360" w:lineRule="auto"/>
    </w:pPr>
    <w:rPr>
      <w:rFonts w:ascii="Times New Roman" w:hAnsi="Times New Roman" w:cs="Times New Roman"/>
      <w:lang w:val="en-US"/>
    </w:rPr>
  </w:style>
  <w:style w:type="paragraph" w:styleId="Heading1">
    <w:name w:val="heading 1"/>
    <w:basedOn w:val="Normal"/>
    <w:next w:val="Normal"/>
    <w:link w:val="Heading1Char"/>
    <w:uiPriority w:val="9"/>
    <w:qFormat/>
    <w:rsid w:val="00C76393"/>
    <w:pPr>
      <w:outlineLvl w:val="0"/>
    </w:pPr>
    <w:rPr>
      <w:b/>
    </w:rPr>
  </w:style>
  <w:style w:type="paragraph" w:styleId="Heading2">
    <w:name w:val="heading 2"/>
    <w:basedOn w:val="Normal"/>
    <w:next w:val="Normal"/>
    <w:link w:val="Heading2Char"/>
    <w:uiPriority w:val="9"/>
    <w:unhideWhenUsed/>
    <w:qFormat/>
    <w:rsid w:val="00C76393"/>
    <w:pPr>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393"/>
    <w:pPr>
      <w:tabs>
        <w:tab w:val="center" w:pos="4680"/>
        <w:tab w:val="right" w:pos="9360"/>
      </w:tabs>
      <w:spacing w:line="240" w:lineRule="auto"/>
    </w:pPr>
  </w:style>
  <w:style w:type="character" w:customStyle="1" w:styleId="HeaderChar">
    <w:name w:val="Header Char"/>
    <w:basedOn w:val="DefaultParagraphFont"/>
    <w:link w:val="Header"/>
    <w:uiPriority w:val="99"/>
    <w:rsid w:val="00C76393"/>
    <w:rPr>
      <w:rFonts w:ascii="Times New Roman" w:hAnsi="Times New Roman" w:cs="Times New Roman"/>
      <w:lang w:val="en-US"/>
    </w:rPr>
  </w:style>
  <w:style w:type="paragraph" w:styleId="Footer">
    <w:name w:val="footer"/>
    <w:basedOn w:val="Normal"/>
    <w:link w:val="FooterChar"/>
    <w:uiPriority w:val="99"/>
    <w:unhideWhenUsed/>
    <w:rsid w:val="00C76393"/>
    <w:pPr>
      <w:tabs>
        <w:tab w:val="center" w:pos="4680"/>
        <w:tab w:val="right" w:pos="9360"/>
      </w:tabs>
      <w:spacing w:line="240" w:lineRule="auto"/>
    </w:pPr>
  </w:style>
  <w:style w:type="character" w:customStyle="1" w:styleId="FooterChar">
    <w:name w:val="Footer Char"/>
    <w:basedOn w:val="DefaultParagraphFont"/>
    <w:link w:val="Footer"/>
    <w:uiPriority w:val="99"/>
    <w:rsid w:val="00C76393"/>
    <w:rPr>
      <w:rFonts w:ascii="Times New Roman" w:hAnsi="Times New Roman" w:cs="Times New Roman"/>
      <w:lang w:val="en-US"/>
    </w:rPr>
  </w:style>
  <w:style w:type="character" w:customStyle="1" w:styleId="Heading1Char">
    <w:name w:val="Heading 1 Char"/>
    <w:basedOn w:val="DefaultParagraphFont"/>
    <w:link w:val="Heading1"/>
    <w:uiPriority w:val="9"/>
    <w:rsid w:val="00C76393"/>
    <w:rPr>
      <w:rFonts w:ascii="Times New Roman" w:hAnsi="Times New Roman" w:cs="Times New Roman"/>
      <w:b/>
      <w:lang w:val="en-US"/>
    </w:rPr>
  </w:style>
  <w:style w:type="character" w:customStyle="1" w:styleId="Heading2Char">
    <w:name w:val="Heading 2 Char"/>
    <w:basedOn w:val="DefaultParagraphFont"/>
    <w:link w:val="Heading2"/>
    <w:uiPriority w:val="9"/>
    <w:rsid w:val="00C76393"/>
    <w:rPr>
      <w:rFonts w:ascii="Times New Roman" w:hAnsi="Times New Roman" w:cs="Times New Roman"/>
      <w:i/>
      <w:lang w:val="en-US"/>
    </w:rPr>
  </w:style>
  <w:style w:type="character" w:styleId="PlaceholderText">
    <w:name w:val="Placeholder Text"/>
    <w:basedOn w:val="DefaultParagraphFont"/>
    <w:uiPriority w:val="99"/>
    <w:semiHidden/>
    <w:rsid w:val="00CE3A1E"/>
    <w:rPr>
      <w:color w:val="808080"/>
    </w:rPr>
  </w:style>
  <w:style w:type="paragraph" w:styleId="ListParagraph">
    <w:name w:val="List Paragraph"/>
    <w:basedOn w:val="Normal"/>
    <w:uiPriority w:val="34"/>
    <w:qFormat/>
    <w:rsid w:val="00CE3A1E"/>
    <w:pPr>
      <w:ind w:left="720"/>
      <w:contextualSpacing/>
    </w:pPr>
  </w:style>
  <w:style w:type="character" w:styleId="PageNumber">
    <w:name w:val="page number"/>
    <w:basedOn w:val="DefaultParagraphFont"/>
    <w:uiPriority w:val="99"/>
    <w:semiHidden/>
    <w:unhideWhenUsed/>
    <w:rsid w:val="00AB0489"/>
  </w:style>
  <w:style w:type="table" w:styleId="TableGrid">
    <w:name w:val="Table Grid"/>
    <w:basedOn w:val="TableNormal"/>
    <w:uiPriority w:val="39"/>
    <w:rsid w:val="00C015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F3C39"/>
    <w:rPr>
      <w:rFonts w:ascii="Times New Roman" w:hAnsi="Times New Roman" w:cs="Times New Roman"/>
      <w:lang w:val="en-US"/>
    </w:rPr>
  </w:style>
  <w:style w:type="character" w:styleId="CommentReference">
    <w:name w:val="annotation reference"/>
    <w:basedOn w:val="DefaultParagraphFont"/>
    <w:uiPriority w:val="99"/>
    <w:semiHidden/>
    <w:unhideWhenUsed/>
    <w:rsid w:val="00E13D2E"/>
    <w:rPr>
      <w:sz w:val="16"/>
      <w:szCs w:val="16"/>
    </w:rPr>
  </w:style>
  <w:style w:type="paragraph" w:styleId="CommentText">
    <w:name w:val="annotation text"/>
    <w:basedOn w:val="Normal"/>
    <w:link w:val="CommentTextChar"/>
    <w:uiPriority w:val="99"/>
    <w:semiHidden/>
    <w:unhideWhenUsed/>
    <w:rsid w:val="00E13D2E"/>
    <w:pPr>
      <w:spacing w:line="240" w:lineRule="auto"/>
    </w:pPr>
    <w:rPr>
      <w:sz w:val="20"/>
      <w:szCs w:val="20"/>
    </w:rPr>
  </w:style>
  <w:style w:type="character" w:customStyle="1" w:styleId="CommentTextChar">
    <w:name w:val="Comment Text Char"/>
    <w:basedOn w:val="DefaultParagraphFont"/>
    <w:link w:val="CommentText"/>
    <w:uiPriority w:val="99"/>
    <w:semiHidden/>
    <w:rsid w:val="00E13D2E"/>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13D2E"/>
    <w:rPr>
      <w:b/>
      <w:bCs/>
    </w:rPr>
  </w:style>
  <w:style w:type="character" w:customStyle="1" w:styleId="CommentSubjectChar">
    <w:name w:val="Comment Subject Char"/>
    <w:basedOn w:val="CommentTextChar"/>
    <w:link w:val="CommentSubject"/>
    <w:uiPriority w:val="99"/>
    <w:semiHidden/>
    <w:rsid w:val="00E13D2E"/>
    <w:rPr>
      <w:rFonts w:ascii="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FE67FE"/>
    <w:pPr>
      <w:spacing w:before="0" w:line="240" w:lineRule="auto"/>
    </w:pPr>
    <w:rPr>
      <w:sz w:val="18"/>
      <w:szCs w:val="18"/>
    </w:rPr>
  </w:style>
  <w:style w:type="character" w:customStyle="1" w:styleId="BalloonTextChar">
    <w:name w:val="Balloon Text Char"/>
    <w:basedOn w:val="DefaultParagraphFont"/>
    <w:link w:val="BalloonText"/>
    <w:uiPriority w:val="99"/>
    <w:semiHidden/>
    <w:rsid w:val="00FE67FE"/>
    <w:rPr>
      <w:rFonts w:ascii="Times New Roman" w:hAnsi="Times New Roman" w:cs="Times New Roman"/>
      <w:sz w:val="18"/>
      <w:szCs w:val="18"/>
      <w:lang w:val="en-US"/>
    </w:rPr>
  </w:style>
  <w:style w:type="character" w:styleId="Hyperlink">
    <w:name w:val="Hyperlink"/>
    <w:basedOn w:val="DefaultParagraphFont"/>
    <w:uiPriority w:val="99"/>
    <w:unhideWhenUsed/>
    <w:rsid w:val="00B9291A"/>
    <w:rPr>
      <w:color w:val="0563C1" w:themeColor="hyperlink"/>
      <w:u w:val="single"/>
    </w:rPr>
  </w:style>
  <w:style w:type="character" w:styleId="UnresolvedMention">
    <w:name w:val="Unresolved Mention"/>
    <w:basedOn w:val="DefaultParagraphFont"/>
    <w:uiPriority w:val="99"/>
    <w:semiHidden/>
    <w:unhideWhenUsed/>
    <w:rsid w:val="00B92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88071">
      <w:bodyDiv w:val="1"/>
      <w:marLeft w:val="0"/>
      <w:marRight w:val="0"/>
      <w:marTop w:val="0"/>
      <w:marBottom w:val="0"/>
      <w:divBdr>
        <w:top w:val="none" w:sz="0" w:space="0" w:color="auto"/>
        <w:left w:val="none" w:sz="0" w:space="0" w:color="auto"/>
        <w:bottom w:val="none" w:sz="0" w:space="0" w:color="auto"/>
        <w:right w:val="none" w:sz="0" w:space="0" w:color="auto"/>
      </w:divBdr>
      <w:divsChild>
        <w:div w:id="809444714">
          <w:marLeft w:val="640"/>
          <w:marRight w:val="0"/>
          <w:marTop w:val="0"/>
          <w:marBottom w:val="0"/>
          <w:divBdr>
            <w:top w:val="none" w:sz="0" w:space="0" w:color="auto"/>
            <w:left w:val="none" w:sz="0" w:space="0" w:color="auto"/>
            <w:bottom w:val="none" w:sz="0" w:space="0" w:color="auto"/>
            <w:right w:val="none" w:sz="0" w:space="0" w:color="auto"/>
          </w:divBdr>
        </w:div>
        <w:div w:id="1743870455">
          <w:marLeft w:val="640"/>
          <w:marRight w:val="0"/>
          <w:marTop w:val="0"/>
          <w:marBottom w:val="0"/>
          <w:divBdr>
            <w:top w:val="none" w:sz="0" w:space="0" w:color="auto"/>
            <w:left w:val="none" w:sz="0" w:space="0" w:color="auto"/>
            <w:bottom w:val="none" w:sz="0" w:space="0" w:color="auto"/>
            <w:right w:val="none" w:sz="0" w:space="0" w:color="auto"/>
          </w:divBdr>
        </w:div>
        <w:div w:id="2105298386">
          <w:marLeft w:val="640"/>
          <w:marRight w:val="0"/>
          <w:marTop w:val="0"/>
          <w:marBottom w:val="0"/>
          <w:divBdr>
            <w:top w:val="none" w:sz="0" w:space="0" w:color="auto"/>
            <w:left w:val="none" w:sz="0" w:space="0" w:color="auto"/>
            <w:bottom w:val="none" w:sz="0" w:space="0" w:color="auto"/>
            <w:right w:val="none" w:sz="0" w:space="0" w:color="auto"/>
          </w:divBdr>
        </w:div>
      </w:divsChild>
    </w:div>
    <w:div w:id="210390006">
      <w:bodyDiv w:val="1"/>
      <w:marLeft w:val="0"/>
      <w:marRight w:val="0"/>
      <w:marTop w:val="0"/>
      <w:marBottom w:val="0"/>
      <w:divBdr>
        <w:top w:val="none" w:sz="0" w:space="0" w:color="auto"/>
        <w:left w:val="none" w:sz="0" w:space="0" w:color="auto"/>
        <w:bottom w:val="none" w:sz="0" w:space="0" w:color="auto"/>
        <w:right w:val="none" w:sz="0" w:space="0" w:color="auto"/>
      </w:divBdr>
      <w:divsChild>
        <w:div w:id="1738092287">
          <w:marLeft w:val="640"/>
          <w:marRight w:val="0"/>
          <w:marTop w:val="0"/>
          <w:marBottom w:val="0"/>
          <w:divBdr>
            <w:top w:val="none" w:sz="0" w:space="0" w:color="auto"/>
            <w:left w:val="none" w:sz="0" w:space="0" w:color="auto"/>
            <w:bottom w:val="none" w:sz="0" w:space="0" w:color="auto"/>
            <w:right w:val="none" w:sz="0" w:space="0" w:color="auto"/>
          </w:divBdr>
        </w:div>
        <w:div w:id="163859321">
          <w:marLeft w:val="640"/>
          <w:marRight w:val="0"/>
          <w:marTop w:val="0"/>
          <w:marBottom w:val="0"/>
          <w:divBdr>
            <w:top w:val="none" w:sz="0" w:space="0" w:color="auto"/>
            <w:left w:val="none" w:sz="0" w:space="0" w:color="auto"/>
            <w:bottom w:val="none" w:sz="0" w:space="0" w:color="auto"/>
            <w:right w:val="none" w:sz="0" w:space="0" w:color="auto"/>
          </w:divBdr>
        </w:div>
        <w:div w:id="67271675">
          <w:marLeft w:val="640"/>
          <w:marRight w:val="0"/>
          <w:marTop w:val="0"/>
          <w:marBottom w:val="0"/>
          <w:divBdr>
            <w:top w:val="none" w:sz="0" w:space="0" w:color="auto"/>
            <w:left w:val="none" w:sz="0" w:space="0" w:color="auto"/>
            <w:bottom w:val="none" w:sz="0" w:space="0" w:color="auto"/>
            <w:right w:val="none" w:sz="0" w:space="0" w:color="auto"/>
          </w:divBdr>
        </w:div>
        <w:div w:id="2021925016">
          <w:marLeft w:val="640"/>
          <w:marRight w:val="0"/>
          <w:marTop w:val="0"/>
          <w:marBottom w:val="0"/>
          <w:divBdr>
            <w:top w:val="none" w:sz="0" w:space="0" w:color="auto"/>
            <w:left w:val="none" w:sz="0" w:space="0" w:color="auto"/>
            <w:bottom w:val="none" w:sz="0" w:space="0" w:color="auto"/>
            <w:right w:val="none" w:sz="0" w:space="0" w:color="auto"/>
          </w:divBdr>
        </w:div>
        <w:div w:id="33848514">
          <w:marLeft w:val="640"/>
          <w:marRight w:val="0"/>
          <w:marTop w:val="0"/>
          <w:marBottom w:val="0"/>
          <w:divBdr>
            <w:top w:val="none" w:sz="0" w:space="0" w:color="auto"/>
            <w:left w:val="none" w:sz="0" w:space="0" w:color="auto"/>
            <w:bottom w:val="none" w:sz="0" w:space="0" w:color="auto"/>
            <w:right w:val="none" w:sz="0" w:space="0" w:color="auto"/>
          </w:divBdr>
        </w:div>
        <w:div w:id="1390616769">
          <w:marLeft w:val="640"/>
          <w:marRight w:val="0"/>
          <w:marTop w:val="0"/>
          <w:marBottom w:val="0"/>
          <w:divBdr>
            <w:top w:val="none" w:sz="0" w:space="0" w:color="auto"/>
            <w:left w:val="none" w:sz="0" w:space="0" w:color="auto"/>
            <w:bottom w:val="none" w:sz="0" w:space="0" w:color="auto"/>
            <w:right w:val="none" w:sz="0" w:space="0" w:color="auto"/>
          </w:divBdr>
        </w:div>
      </w:divsChild>
    </w:div>
    <w:div w:id="220488200">
      <w:bodyDiv w:val="1"/>
      <w:marLeft w:val="0"/>
      <w:marRight w:val="0"/>
      <w:marTop w:val="0"/>
      <w:marBottom w:val="0"/>
      <w:divBdr>
        <w:top w:val="none" w:sz="0" w:space="0" w:color="auto"/>
        <w:left w:val="none" w:sz="0" w:space="0" w:color="auto"/>
        <w:bottom w:val="none" w:sz="0" w:space="0" w:color="auto"/>
        <w:right w:val="none" w:sz="0" w:space="0" w:color="auto"/>
      </w:divBdr>
      <w:divsChild>
        <w:div w:id="770973416">
          <w:marLeft w:val="640"/>
          <w:marRight w:val="0"/>
          <w:marTop w:val="0"/>
          <w:marBottom w:val="0"/>
          <w:divBdr>
            <w:top w:val="none" w:sz="0" w:space="0" w:color="auto"/>
            <w:left w:val="none" w:sz="0" w:space="0" w:color="auto"/>
            <w:bottom w:val="none" w:sz="0" w:space="0" w:color="auto"/>
            <w:right w:val="none" w:sz="0" w:space="0" w:color="auto"/>
          </w:divBdr>
        </w:div>
        <w:div w:id="1110514643">
          <w:marLeft w:val="640"/>
          <w:marRight w:val="0"/>
          <w:marTop w:val="0"/>
          <w:marBottom w:val="0"/>
          <w:divBdr>
            <w:top w:val="none" w:sz="0" w:space="0" w:color="auto"/>
            <w:left w:val="none" w:sz="0" w:space="0" w:color="auto"/>
            <w:bottom w:val="none" w:sz="0" w:space="0" w:color="auto"/>
            <w:right w:val="none" w:sz="0" w:space="0" w:color="auto"/>
          </w:divBdr>
        </w:div>
        <w:div w:id="113646236">
          <w:marLeft w:val="640"/>
          <w:marRight w:val="0"/>
          <w:marTop w:val="0"/>
          <w:marBottom w:val="0"/>
          <w:divBdr>
            <w:top w:val="none" w:sz="0" w:space="0" w:color="auto"/>
            <w:left w:val="none" w:sz="0" w:space="0" w:color="auto"/>
            <w:bottom w:val="none" w:sz="0" w:space="0" w:color="auto"/>
            <w:right w:val="none" w:sz="0" w:space="0" w:color="auto"/>
          </w:divBdr>
        </w:div>
        <w:div w:id="1880431513">
          <w:marLeft w:val="640"/>
          <w:marRight w:val="0"/>
          <w:marTop w:val="0"/>
          <w:marBottom w:val="0"/>
          <w:divBdr>
            <w:top w:val="none" w:sz="0" w:space="0" w:color="auto"/>
            <w:left w:val="none" w:sz="0" w:space="0" w:color="auto"/>
            <w:bottom w:val="none" w:sz="0" w:space="0" w:color="auto"/>
            <w:right w:val="none" w:sz="0" w:space="0" w:color="auto"/>
          </w:divBdr>
        </w:div>
        <w:div w:id="1103916793">
          <w:marLeft w:val="640"/>
          <w:marRight w:val="0"/>
          <w:marTop w:val="0"/>
          <w:marBottom w:val="0"/>
          <w:divBdr>
            <w:top w:val="none" w:sz="0" w:space="0" w:color="auto"/>
            <w:left w:val="none" w:sz="0" w:space="0" w:color="auto"/>
            <w:bottom w:val="none" w:sz="0" w:space="0" w:color="auto"/>
            <w:right w:val="none" w:sz="0" w:space="0" w:color="auto"/>
          </w:divBdr>
        </w:div>
        <w:div w:id="1809930193">
          <w:marLeft w:val="640"/>
          <w:marRight w:val="0"/>
          <w:marTop w:val="0"/>
          <w:marBottom w:val="0"/>
          <w:divBdr>
            <w:top w:val="none" w:sz="0" w:space="0" w:color="auto"/>
            <w:left w:val="none" w:sz="0" w:space="0" w:color="auto"/>
            <w:bottom w:val="none" w:sz="0" w:space="0" w:color="auto"/>
            <w:right w:val="none" w:sz="0" w:space="0" w:color="auto"/>
          </w:divBdr>
        </w:div>
      </w:divsChild>
    </w:div>
    <w:div w:id="268440195">
      <w:bodyDiv w:val="1"/>
      <w:marLeft w:val="0"/>
      <w:marRight w:val="0"/>
      <w:marTop w:val="0"/>
      <w:marBottom w:val="0"/>
      <w:divBdr>
        <w:top w:val="none" w:sz="0" w:space="0" w:color="auto"/>
        <w:left w:val="none" w:sz="0" w:space="0" w:color="auto"/>
        <w:bottom w:val="none" w:sz="0" w:space="0" w:color="auto"/>
        <w:right w:val="none" w:sz="0" w:space="0" w:color="auto"/>
      </w:divBdr>
      <w:divsChild>
        <w:div w:id="1811550591">
          <w:marLeft w:val="640"/>
          <w:marRight w:val="0"/>
          <w:marTop w:val="0"/>
          <w:marBottom w:val="0"/>
          <w:divBdr>
            <w:top w:val="none" w:sz="0" w:space="0" w:color="auto"/>
            <w:left w:val="none" w:sz="0" w:space="0" w:color="auto"/>
            <w:bottom w:val="none" w:sz="0" w:space="0" w:color="auto"/>
            <w:right w:val="none" w:sz="0" w:space="0" w:color="auto"/>
          </w:divBdr>
        </w:div>
        <w:div w:id="1087848413">
          <w:marLeft w:val="640"/>
          <w:marRight w:val="0"/>
          <w:marTop w:val="0"/>
          <w:marBottom w:val="0"/>
          <w:divBdr>
            <w:top w:val="none" w:sz="0" w:space="0" w:color="auto"/>
            <w:left w:val="none" w:sz="0" w:space="0" w:color="auto"/>
            <w:bottom w:val="none" w:sz="0" w:space="0" w:color="auto"/>
            <w:right w:val="none" w:sz="0" w:space="0" w:color="auto"/>
          </w:divBdr>
        </w:div>
        <w:div w:id="177503943">
          <w:marLeft w:val="640"/>
          <w:marRight w:val="0"/>
          <w:marTop w:val="0"/>
          <w:marBottom w:val="0"/>
          <w:divBdr>
            <w:top w:val="none" w:sz="0" w:space="0" w:color="auto"/>
            <w:left w:val="none" w:sz="0" w:space="0" w:color="auto"/>
            <w:bottom w:val="none" w:sz="0" w:space="0" w:color="auto"/>
            <w:right w:val="none" w:sz="0" w:space="0" w:color="auto"/>
          </w:divBdr>
        </w:div>
        <w:div w:id="1079866298">
          <w:marLeft w:val="640"/>
          <w:marRight w:val="0"/>
          <w:marTop w:val="0"/>
          <w:marBottom w:val="0"/>
          <w:divBdr>
            <w:top w:val="none" w:sz="0" w:space="0" w:color="auto"/>
            <w:left w:val="none" w:sz="0" w:space="0" w:color="auto"/>
            <w:bottom w:val="none" w:sz="0" w:space="0" w:color="auto"/>
            <w:right w:val="none" w:sz="0" w:space="0" w:color="auto"/>
          </w:divBdr>
        </w:div>
        <w:div w:id="1120882091">
          <w:marLeft w:val="640"/>
          <w:marRight w:val="0"/>
          <w:marTop w:val="0"/>
          <w:marBottom w:val="0"/>
          <w:divBdr>
            <w:top w:val="none" w:sz="0" w:space="0" w:color="auto"/>
            <w:left w:val="none" w:sz="0" w:space="0" w:color="auto"/>
            <w:bottom w:val="none" w:sz="0" w:space="0" w:color="auto"/>
            <w:right w:val="none" w:sz="0" w:space="0" w:color="auto"/>
          </w:divBdr>
        </w:div>
        <w:div w:id="696736351">
          <w:marLeft w:val="640"/>
          <w:marRight w:val="0"/>
          <w:marTop w:val="0"/>
          <w:marBottom w:val="0"/>
          <w:divBdr>
            <w:top w:val="none" w:sz="0" w:space="0" w:color="auto"/>
            <w:left w:val="none" w:sz="0" w:space="0" w:color="auto"/>
            <w:bottom w:val="none" w:sz="0" w:space="0" w:color="auto"/>
            <w:right w:val="none" w:sz="0" w:space="0" w:color="auto"/>
          </w:divBdr>
        </w:div>
      </w:divsChild>
    </w:div>
    <w:div w:id="299766509">
      <w:bodyDiv w:val="1"/>
      <w:marLeft w:val="0"/>
      <w:marRight w:val="0"/>
      <w:marTop w:val="0"/>
      <w:marBottom w:val="0"/>
      <w:divBdr>
        <w:top w:val="none" w:sz="0" w:space="0" w:color="auto"/>
        <w:left w:val="none" w:sz="0" w:space="0" w:color="auto"/>
        <w:bottom w:val="none" w:sz="0" w:space="0" w:color="auto"/>
        <w:right w:val="none" w:sz="0" w:space="0" w:color="auto"/>
      </w:divBdr>
      <w:divsChild>
        <w:div w:id="1230649857">
          <w:marLeft w:val="640"/>
          <w:marRight w:val="0"/>
          <w:marTop w:val="0"/>
          <w:marBottom w:val="0"/>
          <w:divBdr>
            <w:top w:val="none" w:sz="0" w:space="0" w:color="auto"/>
            <w:left w:val="none" w:sz="0" w:space="0" w:color="auto"/>
            <w:bottom w:val="none" w:sz="0" w:space="0" w:color="auto"/>
            <w:right w:val="none" w:sz="0" w:space="0" w:color="auto"/>
          </w:divBdr>
        </w:div>
        <w:div w:id="1308784721">
          <w:marLeft w:val="640"/>
          <w:marRight w:val="0"/>
          <w:marTop w:val="0"/>
          <w:marBottom w:val="0"/>
          <w:divBdr>
            <w:top w:val="none" w:sz="0" w:space="0" w:color="auto"/>
            <w:left w:val="none" w:sz="0" w:space="0" w:color="auto"/>
            <w:bottom w:val="none" w:sz="0" w:space="0" w:color="auto"/>
            <w:right w:val="none" w:sz="0" w:space="0" w:color="auto"/>
          </w:divBdr>
        </w:div>
        <w:div w:id="1615943971">
          <w:marLeft w:val="640"/>
          <w:marRight w:val="0"/>
          <w:marTop w:val="0"/>
          <w:marBottom w:val="0"/>
          <w:divBdr>
            <w:top w:val="none" w:sz="0" w:space="0" w:color="auto"/>
            <w:left w:val="none" w:sz="0" w:space="0" w:color="auto"/>
            <w:bottom w:val="none" w:sz="0" w:space="0" w:color="auto"/>
            <w:right w:val="none" w:sz="0" w:space="0" w:color="auto"/>
          </w:divBdr>
        </w:div>
        <w:div w:id="1068847304">
          <w:marLeft w:val="640"/>
          <w:marRight w:val="0"/>
          <w:marTop w:val="0"/>
          <w:marBottom w:val="0"/>
          <w:divBdr>
            <w:top w:val="none" w:sz="0" w:space="0" w:color="auto"/>
            <w:left w:val="none" w:sz="0" w:space="0" w:color="auto"/>
            <w:bottom w:val="none" w:sz="0" w:space="0" w:color="auto"/>
            <w:right w:val="none" w:sz="0" w:space="0" w:color="auto"/>
          </w:divBdr>
        </w:div>
        <w:div w:id="632949161">
          <w:marLeft w:val="640"/>
          <w:marRight w:val="0"/>
          <w:marTop w:val="0"/>
          <w:marBottom w:val="0"/>
          <w:divBdr>
            <w:top w:val="none" w:sz="0" w:space="0" w:color="auto"/>
            <w:left w:val="none" w:sz="0" w:space="0" w:color="auto"/>
            <w:bottom w:val="none" w:sz="0" w:space="0" w:color="auto"/>
            <w:right w:val="none" w:sz="0" w:space="0" w:color="auto"/>
          </w:divBdr>
        </w:div>
        <w:div w:id="893198822">
          <w:marLeft w:val="640"/>
          <w:marRight w:val="0"/>
          <w:marTop w:val="0"/>
          <w:marBottom w:val="0"/>
          <w:divBdr>
            <w:top w:val="none" w:sz="0" w:space="0" w:color="auto"/>
            <w:left w:val="none" w:sz="0" w:space="0" w:color="auto"/>
            <w:bottom w:val="none" w:sz="0" w:space="0" w:color="auto"/>
            <w:right w:val="none" w:sz="0" w:space="0" w:color="auto"/>
          </w:divBdr>
        </w:div>
        <w:div w:id="94785362">
          <w:marLeft w:val="640"/>
          <w:marRight w:val="0"/>
          <w:marTop w:val="0"/>
          <w:marBottom w:val="0"/>
          <w:divBdr>
            <w:top w:val="none" w:sz="0" w:space="0" w:color="auto"/>
            <w:left w:val="none" w:sz="0" w:space="0" w:color="auto"/>
            <w:bottom w:val="none" w:sz="0" w:space="0" w:color="auto"/>
            <w:right w:val="none" w:sz="0" w:space="0" w:color="auto"/>
          </w:divBdr>
        </w:div>
        <w:div w:id="185338173">
          <w:marLeft w:val="640"/>
          <w:marRight w:val="0"/>
          <w:marTop w:val="0"/>
          <w:marBottom w:val="0"/>
          <w:divBdr>
            <w:top w:val="none" w:sz="0" w:space="0" w:color="auto"/>
            <w:left w:val="none" w:sz="0" w:space="0" w:color="auto"/>
            <w:bottom w:val="none" w:sz="0" w:space="0" w:color="auto"/>
            <w:right w:val="none" w:sz="0" w:space="0" w:color="auto"/>
          </w:divBdr>
        </w:div>
        <w:div w:id="106396328">
          <w:marLeft w:val="640"/>
          <w:marRight w:val="0"/>
          <w:marTop w:val="0"/>
          <w:marBottom w:val="0"/>
          <w:divBdr>
            <w:top w:val="none" w:sz="0" w:space="0" w:color="auto"/>
            <w:left w:val="none" w:sz="0" w:space="0" w:color="auto"/>
            <w:bottom w:val="none" w:sz="0" w:space="0" w:color="auto"/>
            <w:right w:val="none" w:sz="0" w:space="0" w:color="auto"/>
          </w:divBdr>
        </w:div>
        <w:div w:id="611791476">
          <w:marLeft w:val="640"/>
          <w:marRight w:val="0"/>
          <w:marTop w:val="0"/>
          <w:marBottom w:val="0"/>
          <w:divBdr>
            <w:top w:val="none" w:sz="0" w:space="0" w:color="auto"/>
            <w:left w:val="none" w:sz="0" w:space="0" w:color="auto"/>
            <w:bottom w:val="none" w:sz="0" w:space="0" w:color="auto"/>
            <w:right w:val="none" w:sz="0" w:space="0" w:color="auto"/>
          </w:divBdr>
        </w:div>
        <w:div w:id="474106689">
          <w:marLeft w:val="640"/>
          <w:marRight w:val="0"/>
          <w:marTop w:val="0"/>
          <w:marBottom w:val="0"/>
          <w:divBdr>
            <w:top w:val="none" w:sz="0" w:space="0" w:color="auto"/>
            <w:left w:val="none" w:sz="0" w:space="0" w:color="auto"/>
            <w:bottom w:val="none" w:sz="0" w:space="0" w:color="auto"/>
            <w:right w:val="none" w:sz="0" w:space="0" w:color="auto"/>
          </w:divBdr>
        </w:div>
      </w:divsChild>
    </w:div>
    <w:div w:id="325018161">
      <w:bodyDiv w:val="1"/>
      <w:marLeft w:val="0"/>
      <w:marRight w:val="0"/>
      <w:marTop w:val="0"/>
      <w:marBottom w:val="0"/>
      <w:divBdr>
        <w:top w:val="none" w:sz="0" w:space="0" w:color="auto"/>
        <w:left w:val="none" w:sz="0" w:space="0" w:color="auto"/>
        <w:bottom w:val="none" w:sz="0" w:space="0" w:color="auto"/>
        <w:right w:val="none" w:sz="0" w:space="0" w:color="auto"/>
      </w:divBdr>
      <w:divsChild>
        <w:div w:id="958950031">
          <w:marLeft w:val="640"/>
          <w:marRight w:val="0"/>
          <w:marTop w:val="0"/>
          <w:marBottom w:val="0"/>
          <w:divBdr>
            <w:top w:val="none" w:sz="0" w:space="0" w:color="auto"/>
            <w:left w:val="none" w:sz="0" w:space="0" w:color="auto"/>
            <w:bottom w:val="none" w:sz="0" w:space="0" w:color="auto"/>
            <w:right w:val="none" w:sz="0" w:space="0" w:color="auto"/>
          </w:divBdr>
        </w:div>
        <w:div w:id="337276837">
          <w:marLeft w:val="640"/>
          <w:marRight w:val="0"/>
          <w:marTop w:val="0"/>
          <w:marBottom w:val="0"/>
          <w:divBdr>
            <w:top w:val="none" w:sz="0" w:space="0" w:color="auto"/>
            <w:left w:val="none" w:sz="0" w:space="0" w:color="auto"/>
            <w:bottom w:val="none" w:sz="0" w:space="0" w:color="auto"/>
            <w:right w:val="none" w:sz="0" w:space="0" w:color="auto"/>
          </w:divBdr>
        </w:div>
        <w:div w:id="817308347">
          <w:marLeft w:val="640"/>
          <w:marRight w:val="0"/>
          <w:marTop w:val="0"/>
          <w:marBottom w:val="0"/>
          <w:divBdr>
            <w:top w:val="none" w:sz="0" w:space="0" w:color="auto"/>
            <w:left w:val="none" w:sz="0" w:space="0" w:color="auto"/>
            <w:bottom w:val="none" w:sz="0" w:space="0" w:color="auto"/>
            <w:right w:val="none" w:sz="0" w:space="0" w:color="auto"/>
          </w:divBdr>
        </w:div>
        <w:div w:id="1675104758">
          <w:marLeft w:val="640"/>
          <w:marRight w:val="0"/>
          <w:marTop w:val="0"/>
          <w:marBottom w:val="0"/>
          <w:divBdr>
            <w:top w:val="none" w:sz="0" w:space="0" w:color="auto"/>
            <w:left w:val="none" w:sz="0" w:space="0" w:color="auto"/>
            <w:bottom w:val="none" w:sz="0" w:space="0" w:color="auto"/>
            <w:right w:val="none" w:sz="0" w:space="0" w:color="auto"/>
          </w:divBdr>
        </w:div>
      </w:divsChild>
    </w:div>
    <w:div w:id="348459236">
      <w:bodyDiv w:val="1"/>
      <w:marLeft w:val="0"/>
      <w:marRight w:val="0"/>
      <w:marTop w:val="0"/>
      <w:marBottom w:val="0"/>
      <w:divBdr>
        <w:top w:val="none" w:sz="0" w:space="0" w:color="auto"/>
        <w:left w:val="none" w:sz="0" w:space="0" w:color="auto"/>
        <w:bottom w:val="none" w:sz="0" w:space="0" w:color="auto"/>
        <w:right w:val="none" w:sz="0" w:space="0" w:color="auto"/>
      </w:divBdr>
      <w:divsChild>
        <w:div w:id="525216334">
          <w:marLeft w:val="640"/>
          <w:marRight w:val="0"/>
          <w:marTop w:val="0"/>
          <w:marBottom w:val="0"/>
          <w:divBdr>
            <w:top w:val="none" w:sz="0" w:space="0" w:color="auto"/>
            <w:left w:val="none" w:sz="0" w:space="0" w:color="auto"/>
            <w:bottom w:val="none" w:sz="0" w:space="0" w:color="auto"/>
            <w:right w:val="none" w:sz="0" w:space="0" w:color="auto"/>
          </w:divBdr>
        </w:div>
        <w:div w:id="189532149">
          <w:marLeft w:val="640"/>
          <w:marRight w:val="0"/>
          <w:marTop w:val="0"/>
          <w:marBottom w:val="0"/>
          <w:divBdr>
            <w:top w:val="none" w:sz="0" w:space="0" w:color="auto"/>
            <w:left w:val="none" w:sz="0" w:space="0" w:color="auto"/>
            <w:bottom w:val="none" w:sz="0" w:space="0" w:color="auto"/>
            <w:right w:val="none" w:sz="0" w:space="0" w:color="auto"/>
          </w:divBdr>
        </w:div>
        <w:div w:id="1195728502">
          <w:marLeft w:val="640"/>
          <w:marRight w:val="0"/>
          <w:marTop w:val="0"/>
          <w:marBottom w:val="0"/>
          <w:divBdr>
            <w:top w:val="none" w:sz="0" w:space="0" w:color="auto"/>
            <w:left w:val="none" w:sz="0" w:space="0" w:color="auto"/>
            <w:bottom w:val="none" w:sz="0" w:space="0" w:color="auto"/>
            <w:right w:val="none" w:sz="0" w:space="0" w:color="auto"/>
          </w:divBdr>
        </w:div>
        <w:div w:id="125046828">
          <w:marLeft w:val="640"/>
          <w:marRight w:val="0"/>
          <w:marTop w:val="0"/>
          <w:marBottom w:val="0"/>
          <w:divBdr>
            <w:top w:val="none" w:sz="0" w:space="0" w:color="auto"/>
            <w:left w:val="none" w:sz="0" w:space="0" w:color="auto"/>
            <w:bottom w:val="none" w:sz="0" w:space="0" w:color="auto"/>
            <w:right w:val="none" w:sz="0" w:space="0" w:color="auto"/>
          </w:divBdr>
        </w:div>
        <w:div w:id="1881093029">
          <w:marLeft w:val="640"/>
          <w:marRight w:val="0"/>
          <w:marTop w:val="0"/>
          <w:marBottom w:val="0"/>
          <w:divBdr>
            <w:top w:val="none" w:sz="0" w:space="0" w:color="auto"/>
            <w:left w:val="none" w:sz="0" w:space="0" w:color="auto"/>
            <w:bottom w:val="none" w:sz="0" w:space="0" w:color="auto"/>
            <w:right w:val="none" w:sz="0" w:space="0" w:color="auto"/>
          </w:divBdr>
        </w:div>
        <w:div w:id="1529098861">
          <w:marLeft w:val="640"/>
          <w:marRight w:val="0"/>
          <w:marTop w:val="0"/>
          <w:marBottom w:val="0"/>
          <w:divBdr>
            <w:top w:val="none" w:sz="0" w:space="0" w:color="auto"/>
            <w:left w:val="none" w:sz="0" w:space="0" w:color="auto"/>
            <w:bottom w:val="none" w:sz="0" w:space="0" w:color="auto"/>
            <w:right w:val="none" w:sz="0" w:space="0" w:color="auto"/>
          </w:divBdr>
        </w:div>
        <w:div w:id="473988566">
          <w:marLeft w:val="640"/>
          <w:marRight w:val="0"/>
          <w:marTop w:val="0"/>
          <w:marBottom w:val="0"/>
          <w:divBdr>
            <w:top w:val="none" w:sz="0" w:space="0" w:color="auto"/>
            <w:left w:val="none" w:sz="0" w:space="0" w:color="auto"/>
            <w:bottom w:val="none" w:sz="0" w:space="0" w:color="auto"/>
            <w:right w:val="none" w:sz="0" w:space="0" w:color="auto"/>
          </w:divBdr>
        </w:div>
        <w:div w:id="388770173">
          <w:marLeft w:val="640"/>
          <w:marRight w:val="0"/>
          <w:marTop w:val="0"/>
          <w:marBottom w:val="0"/>
          <w:divBdr>
            <w:top w:val="none" w:sz="0" w:space="0" w:color="auto"/>
            <w:left w:val="none" w:sz="0" w:space="0" w:color="auto"/>
            <w:bottom w:val="none" w:sz="0" w:space="0" w:color="auto"/>
            <w:right w:val="none" w:sz="0" w:space="0" w:color="auto"/>
          </w:divBdr>
        </w:div>
        <w:div w:id="580338541">
          <w:marLeft w:val="640"/>
          <w:marRight w:val="0"/>
          <w:marTop w:val="0"/>
          <w:marBottom w:val="0"/>
          <w:divBdr>
            <w:top w:val="none" w:sz="0" w:space="0" w:color="auto"/>
            <w:left w:val="none" w:sz="0" w:space="0" w:color="auto"/>
            <w:bottom w:val="none" w:sz="0" w:space="0" w:color="auto"/>
            <w:right w:val="none" w:sz="0" w:space="0" w:color="auto"/>
          </w:divBdr>
        </w:div>
        <w:div w:id="1428580020">
          <w:marLeft w:val="640"/>
          <w:marRight w:val="0"/>
          <w:marTop w:val="0"/>
          <w:marBottom w:val="0"/>
          <w:divBdr>
            <w:top w:val="none" w:sz="0" w:space="0" w:color="auto"/>
            <w:left w:val="none" w:sz="0" w:space="0" w:color="auto"/>
            <w:bottom w:val="none" w:sz="0" w:space="0" w:color="auto"/>
            <w:right w:val="none" w:sz="0" w:space="0" w:color="auto"/>
          </w:divBdr>
        </w:div>
        <w:div w:id="668144422">
          <w:marLeft w:val="640"/>
          <w:marRight w:val="0"/>
          <w:marTop w:val="0"/>
          <w:marBottom w:val="0"/>
          <w:divBdr>
            <w:top w:val="none" w:sz="0" w:space="0" w:color="auto"/>
            <w:left w:val="none" w:sz="0" w:space="0" w:color="auto"/>
            <w:bottom w:val="none" w:sz="0" w:space="0" w:color="auto"/>
            <w:right w:val="none" w:sz="0" w:space="0" w:color="auto"/>
          </w:divBdr>
        </w:div>
        <w:div w:id="854997053">
          <w:marLeft w:val="640"/>
          <w:marRight w:val="0"/>
          <w:marTop w:val="0"/>
          <w:marBottom w:val="0"/>
          <w:divBdr>
            <w:top w:val="none" w:sz="0" w:space="0" w:color="auto"/>
            <w:left w:val="none" w:sz="0" w:space="0" w:color="auto"/>
            <w:bottom w:val="none" w:sz="0" w:space="0" w:color="auto"/>
            <w:right w:val="none" w:sz="0" w:space="0" w:color="auto"/>
          </w:divBdr>
        </w:div>
        <w:div w:id="73479933">
          <w:marLeft w:val="640"/>
          <w:marRight w:val="0"/>
          <w:marTop w:val="0"/>
          <w:marBottom w:val="0"/>
          <w:divBdr>
            <w:top w:val="none" w:sz="0" w:space="0" w:color="auto"/>
            <w:left w:val="none" w:sz="0" w:space="0" w:color="auto"/>
            <w:bottom w:val="none" w:sz="0" w:space="0" w:color="auto"/>
            <w:right w:val="none" w:sz="0" w:space="0" w:color="auto"/>
          </w:divBdr>
        </w:div>
      </w:divsChild>
    </w:div>
    <w:div w:id="359280498">
      <w:bodyDiv w:val="1"/>
      <w:marLeft w:val="0"/>
      <w:marRight w:val="0"/>
      <w:marTop w:val="0"/>
      <w:marBottom w:val="0"/>
      <w:divBdr>
        <w:top w:val="none" w:sz="0" w:space="0" w:color="auto"/>
        <w:left w:val="none" w:sz="0" w:space="0" w:color="auto"/>
        <w:bottom w:val="none" w:sz="0" w:space="0" w:color="auto"/>
        <w:right w:val="none" w:sz="0" w:space="0" w:color="auto"/>
      </w:divBdr>
      <w:divsChild>
        <w:div w:id="1031760239">
          <w:marLeft w:val="640"/>
          <w:marRight w:val="0"/>
          <w:marTop w:val="0"/>
          <w:marBottom w:val="0"/>
          <w:divBdr>
            <w:top w:val="none" w:sz="0" w:space="0" w:color="auto"/>
            <w:left w:val="none" w:sz="0" w:space="0" w:color="auto"/>
            <w:bottom w:val="none" w:sz="0" w:space="0" w:color="auto"/>
            <w:right w:val="none" w:sz="0" w:space="0" w:color="auto"/>
          </w:divBdr>
        </w:div>
        <w:div w:id="1822891007">
          <w:marLeft w:val="640"/>
          <w:marRight w:val="0"/>
          <w:marTop w:val="0"/>
          <w:marBottom w:val="0"/>
          <w:divBdr>
            <w:top w:val="none" w:sz="0" w:space="0" w:color="auto"/>
            <w:left w:val="none" w:sz="0" w:space="0" w:color="auto"/>
            <w:bottom w:val="none" w:sz="0" w:space="0" w:color="auto"/>
            <w:right w:val="none" w:sz="0" w:space="0" w:color="auto"/>
          </w:divBdr>
        </w:div>
        <w:div w:id="125129519">
          <w:marLeft w:val="640"/>
          <w:marRight w:val="0"/>
          <w:marTop w:val="0"/>
          <w:marBottom w:val="0"/>
          <w:divBdr>
            <w:top w:val="none" w:sz="0" w:space="0" w:color="auto"/>
            <w:left w:val="none" w:sz="0" w:space="0" w:color="auto"/>
            <w:bottom w:val="none" w:sz="0" w:space="0" w:color="auto"/>
            <w:right w:val="none" w:sz="0" w:space="0" w:color="auto"/>
          </w:divBdr>
        </w:div>
        <w:div w:id="1563325245">
          <w:marLeft w:val="640"/>
          <w:marRight w:val="0"/>
          <w:marTop w:val="0"/>
          <w:marBottom w:val="0"/>
          <w:divBdr>
            <w:top w:val="none" w:sz="0" w:space="0" w:color="auto"/>
            <w:left w:val="none" w:sz="0" w:space="0" w:color="auto"/>
            <w:bottom w:val="none" w:sz="0" w:space="0" w:color="auto"/>
            <w:right w:val="none" w:sz="0" w:space="0" w:color="auto"/>
          </w:divBdr>
        </w:div>
        <w:div w:id="658273512">
          <w:marLeft w:val="640"/>
          <w:marRight w:val="0"/>
          <w:marTop w:val="0"/>
          <w:marBottom w:val="0"/>
          <w:divBdr>
            <w:top w:val="none" w:sz="0" w:space="0" w:color="auto"/>
            <w:left w:val="none" w:sz="0" w:space="0" w:color="auto"/>
            <w:bottom w:val="none" w:sz="0" w:space="0" w:color="auto"/>
            <w:right w:val="none" w:sz="0" w:space="0" w:color="auto"/>
          </w:divBdr>
        </w:div>
        <w:div w:id="436565451">
          <w:marLeft w:val="640"/>
          <w:marRight w:val="0"/>
          <w:marTop w:val="0"/>
          <w:marBottom w:val="0"/>
          <w:divBdr>
            <w:top w:val="none" w:sz="0" w:space="0" w:color="auto"/>
            <w:left w:val="none" w:sz="0" w:space="0" w:color="auto"/>
            <w:bottom w:val="none" w:sz="0" w:space="0" w:color="auto"/>
            <w:right w:val="none" w:sz="0" w:space="0" w:color="auto"/>
          </w:divBdr>
        </w:div>
        <w:div w:id="173150283">
          <w:marLeft w:val="640"/>
          <w:marRight w:val="0"/>
          <w:marTop w:val="0"/>
          <w:marBottom w:val="0"/>
          <w:divBdr>
            <w:top w:val="none" w:sz="0" w:space="0" w:color="auto"/>
            <w:left w:val="none" w:sz="0" w:space="0" w:color="auto"/>
            <w:bottom w:val="none" w:sz="0" w:space="0" w:color="auto"/>
            <w:right w:val="none" w:sz="0" w:space="0" w:color="auto"/>
          </w:divBdr>
        </w:div>
        <w:div w:id="560362712">
          <w:marLeft w:val="640"/>
          <w:marRight w:val="0"/>
          <w:marTop w:val="0"/>
          <w:marBottom w:val="0"/>
          <w:divBdr>
            <w:top w:val="none" w:sz="0" w:space="0" w:color="auto"/>
            <w:left w:val="none" w:sz="0" w:space="0" w:color="auto"/>
            <w:bottom w:val="none" w:sz="0" w:space="0" w:color="auto"/>
            <w:right w:val="none" w:sz="0" w:space="0" w:color="auto"/>
          </w:divBdr>
        </w:div>
        <w:div w:id="467937117">
          <w:marLeft w:val="640"/>
          <w:marRight w:val="0"/>
          <w:marTop w:val="0"/>
          <w:marBottom w:val="0"/>
          <w:divBdr>
            <w:top w:val="none" w:sz="0" w:space="0" w:color="auto"/>
            <w:left w:val="none" w:sz="0" w:space="0" w:color="auto"/>
            <w:bottom w:val="none" w:sz="0" w:space="0" w:color="auto"/>
            <w:right w:val="none" w:sz="0" w:space="0" w:color="auto"/>
          </w:divBdr>
        </w:div>
        <w:div w:id="514727336">
          <w:marLeft w:val="640"/>
          <w:marRight w:val="0"/>
          <w:marTop w:val="0"/>
          <w:marBottom w:val="0"/>
          <w:divBdr>
            <w:top w:val="none" w:sz="0" w:space="0" w:color="auto"/>
            <w:left w:val="none" w:sz="0" w:space="0" w:color="auto"/>
            <w:bottom w:val="none" w:sz="0" w:space="0" w:color="auto"/>
            <w:right w:val="none" w:sz="0" w:space="0" w:color="auto"/>
          </w:divBdr>
        </w:div>
        <w:div w:id="1048457243">
          <w:marLeft w:val="640"/>
          <w:marRight w:val="0"/>
          <w:marTop w:val="0"/>
          <w:marBottom w:val="0"/>
          <w:divBdr>
            <w:top w:val="none" w:sz="0" w:space="0" w:color="auto"/>
            <w:left w:val="none" w:sz="0" w:space="0" w:color="auto"/>
            <w:bottom w:val="none" w:sz="0" w:space="0" w:color="auto"/>
            <w:right w:val="none" w:sz="0" w:space="0" w:color="auto"/>
          </w:divBdr>
        </w:div>
      </w:divsChild>
    </w:div>
    <w:div w:id="420416607">
      <w:bodyDiv w:val="1"/>
      <w:marLeft w:val="0"/>
      <w:marRight w:val="0"/>
      <w:marTop w:val="0"/>
      <w:marBottom w:val="0"/>
      <w:divBdr>
        <w:top w:val="none" w:sz="0" w:space="0" w:color="auto"/>
        <w:left w:val="none" w:sz="0" w:space="0" w:color="auto"/>
        <w:bottom w:val="none" w:sz="0" w:space="0" w:color="auto"/>
        <w:right w:val="none" w:sz="0" w:space="0" w:color="auto"/>
      </w:divBdr>
      <w:divsChild>
        <w:div w:id="32965464">
          <w:marLeft w:val="640"/>
          <w:marRight w:val="0"/>
          <w:marTop w:val="0"/>
          <w:marBottom w:val="0"/>
          <w:divBdr>
            <w:top w:val="none" w:sz="0" w:space="0" w:color="auto"/>
            <w:left w:val="none" w:sz="0" w:space="0" w:color="auto"/>
            <w:bottom w:val="none" w:sz="0" w:space="0" w:color="auto"/>
            <w:right w:val="none" w:sz="0" w:space="0" w:color="auto"/>
          </w:divBdr>
        </w:div>
        <w:div w:id="1267734634">
          <w:marLeft w:val="640"/>
          <w:marRight w:val="0"/>
          <w:marTop w:val="0"/>
          <w:marBottom w:val="0"/>
          <w:divBdr>
            <w:top w:val="none" w:sz="0" w:space="0" w:color="auto"/>
            <w:left w:val="none" w:sz="0" w:space="0" w:color="auto"/>
            <w:bottom w:val="none" w:sz="0" w:space="0" w:color="auto"/>
            <w:right w:val="none" w:sz="0" w:space="0" w:color="auto"/>
          </w:divBdr>
        </w:div>
        <w:div w:id="1016229228">
          <w:marLeft w:val="640"/>
          <w:marRight w:val="0"/>
          <w:marTop w:val="0"/>
          <w:marBottom w:val="0"/>
          <w:divBdr>
            <w:top w:val="none" w:sz="0" w:space="0" w:color="auto"/>
            <w:left w:val="none" w:sz="0" w:space="0" w:color="auto"/>
            <w:bottom w:val="none" w:sz="0" w:space="0" w:color="auto"/>
            <w:right w:val="none" w:sz="0" w:space="0" w:color="auto"/>
          </w:divBdr>
        </w:div>
        <w:div w:id="14814971">
          <w:marLeft w:val="640"/>
          <w:marRight w:val="0"/>
          <w:marTop w:val="0"/>
          <w:marBottom w:val="0"/>
          <w:divBdr>
            <w:top w:val="none" w:sz="0" w:space="0" w:color="auto"/>
            <w:left w:val="none" w:sz="0" w:space="0" w:color="auto"/>
            <w:bottom w:val="none" w:sz="0" w:space="0" w:color="auto"/>
            <w:right w:val="none" w:sz="0" w:space="0" w:color="auto"/>
          </w:divBdr>
        </w:div>
        <w:div w:id="1000157507">
          <w:marLeft w:val="640"/>
          <w:marRight w:val="0"/>
          <w:marTop w:val="0"/>
          <w:marBottom w:val="0"/>
          <w:divBdr>
            <w:top w:val="none" w:sz="0" w:space="0" w:color="auto"/>
            <w:left w:val="none" w:sz="0" w:space="0" w:color="auto"/>
            <w:bottom w:val="none" w:sz="0" w:space="0" w:color="auto"/>
            <w:right w:val="none" w:sz="0" w:space="0" w:color="auto"/>
          </w:divBdr>
        </w:div>
        <w:div w:id="1857883294">
          <w:marLeft w:val="640"/>
          <w:marRight w:val="0"/>
          <w:marTop w:val="0"/>
          <w:marBottom w:val="0"/>
          <w:divBdr>
            <w:top w:val="none" w:sz="0" w:space="0" w:color="auto"/>
            <w:left w:val="none" w:sz="0" w:space="0" w:color="auto"/>
            <w:bottom w:val="none" w:sz="0" w:space="0" w:color="auto"/>
            <w:right w:val="none" w:sz="0" w:space="0" w:color="auto"/>
          </w:divBdr>
        </w:div>
      </w:divsChild>
    </w:div>
    <w:div w:id="442185790">
      <w:bodyDiv w:val="1"/>
      <w:marLeft w:val="0"/>
      <w:marRight w:val="0"/>
      <w:marTop w:val="0"/>
      <w:marBottom w:val="0"/>
      <w:divBdr>
        <w:top w:val="none" w:sz="0" w:space="0" w:color="auto"/>
        <w:left w:val="none" w:sz="0" w:space="0" w:color="auto"/>
        <w:bottom w:val="none" w:sz="0" w:space="0" w:color="auto"/>
        <w:right w:val="none" w:sz="0" w:space="0" w:color="auto"/>
      </w:divBdr>
      <w:divsChild>
        <w:div w:id="1646856167">
          <w:marLeft w:val="640"/>
          <w:marRight w:val="0"/>
          <w:marTop w:val="0"/>
          <w:marBottom w:val="0"/>
          <w:divBdr>
            <w:top w:val="none" w:sz="0" w:space="0" w:color="auto"/>
            <w:left w:val="none" w:sz="0" w:space="0" w:color="auto"/>
            <w:bottom w:val="none" w:sz="0" w:space="0" w:color="auto"/>
            <w:right w:val="none" w:sz="0" w:space="0" w:color="auto"/>
          </w:divBdr>
        </w:div>
        <w:div w:id="1053382777">
          <w:marLeft w:val="640"/>
          <w:marRight w:val="0"/>
          <w:marTop w:val="0"/>
          <w:marBottom w:val="0"/>
          <w:divBdr>
            <w:top w:val="none" w:sz="0" w:space="0" w:color="auto"/>
            <w:left w:val="none" w:sz="0" w:space="0" w:color="auto"/>
            <w:bottom w:val="none" w:sz="0" w:space="0" w:color="auto"/>
            <w:right w:val="none" w:sz="0" w:space="0" w:color="auto"/>
          </w:divBdr>
        </w:div>
        <w:div w:id="992757053">
          <w:marLeft w:val="640"/>
          <w:marRight w:val="0"/>
          <w:marTop w:val="0"/>
          <w:marBottom w:val="0"/>
          <w:divBdr>
            <w:top w:val="none" w:sz="0" w:space="0" w:color="auto"/>
            <w:left w:val="none" w:sz="0" w:space="0" w:color="auto"/>
            <w:bottom w:val="none" w:sz="0" w:space="0" w:color="auto"/>
            <w:right w:val="none" w:sz="0" w:space="0" w:color="auto"/>
          </w:divBdr>
        </w:div>
        <w:div w:id="1608536203">
          <w:marLeft w:val="640"/>
          <w:marRight w:val="0"/>
          <w:marTop w:val="0"/>
          <w:marBottom w:val="0"/>
          <w:divBdr>
            <w:top w:val="none" w:sz="0" w:space="0" w:color="auto"/>
            <w:left w:val="none" w:sz="0" w:space="0" w:color="auto"/>
            <w:bottom w:val="none" w:sz="0" w:space="0" w:color="auto"/>
            <w:right w:val="none" w:sz="0" w:space="0" w:color="auto"/>
          </w:divBdr>
        </w:div>
        <w:div w:id="1902790986">
          <w:marLeft w:val="640"/>
          <w:marRight w:val="0"/>
          <w:marTop w:val="0"/>
          <w:marBottom w:val="0"/>
          <w:divBdr>
            <w:top w:val="none" w:sz="0" w:space="0" w:color="auto"/>
            <w:left w:val="none" w:sz="0" w:space="0" w:color="auto"/>
            <w:bottom w:val="none" w:sz="0" w:space="0" w:color="auto"/>
            <w:right w:val="none" w:sz="0" w:space="0" w:color="auto"/>
          </w:divBdr>
        </w:div>
        <w:div w:id="884027085">
          <w:marLeft w:val="640"/>
          <w:marRight w:val="0"/>
          <w:marTop w:val="0"/>
          <w:marBottom w:val="0"/>
          <w:divBdr>
            <w:top w:val="none" w:sz="0" w:space="0" w:color="auto"/>
            <w:left w:val="none" w:sz="0" w:space="0" w:color="auto"/>
            <w:bottom w:val="none" w:sz="0" w:space="0" w:color="auto"/>
            <w:right w:val="none" w:sz="0" w:space="0" w:color="auto"/>
          </w:divBdr>
        </w:div>
        <w:div w:id="1965696347">
          <w:marLeft w:val="640"/>
          <w:marRight w:val="0"/>
          <w:marTop w:val="0"/>
          <w:marBottom w:val="0"/>
          <w:divBdr>
            <w:top w:val="none" w:sz="0" w:space="0" w:color="auto"/>
            <w:left w:val="none" w:sz="0" w:space="0" w:color="auto"/>
            <w:bottom w:val="none" w:sz="0" w:space="0" w:color="auto"/>
            <w:right w:val="none" w:sz="0" w:space="0" w:color="auto"/>
          </w:divBdr>
        </w:div>
      </w:divsChild>
    </w:div>
    <w:div w:id="512768857">
      <w:bodyDiv w:val="1"/>
      <w:marLeft w:val="0"/>
      <w:marRight w:val="0"/>
      <w:marTop w:val="0"/>
      <w:marBottom w:val="0"/>
      <w:divBdr>
        <w:top w:val="none" w:sz="0" w:space="0" w:color="auto"/>
        <w:left w:val="none" w:sz="0" w:space="0" w:color="auto"/>
        <w:bottom w:val="none" w:sz="0" w:space="0" w:color="auto"/>
        <w:right w:val="none" w:sz="0" w:space="0" w:color="auto"/>
      </w:divBdr>
      <w:divsChild>
        <w:div w:id="323553476">
          <w:marLeft w:val="640"/>
          <w:marRight w:val="0"/>
          <w:marTop w:val="0"/>
          <w:marBottom w:val="0"/>
          <w:divBdr>
            <w:top w:val="none" w:sz="0" w:space="0" w:color="auto"/>
            <w:left w:val="none" w:sz="0" w:space="0" w:color="auto"/>
            <w:bottom w:val="none" w:sz="0" w:space="0" w:color="auto"/>
            <w:right w:val="none" w:sz="0" w:space="0" w:color="auto"/>
          </w:divBdr>
        </w:div>
        <w:div w:id="1398891839">
          <w:marLeft w:val="640"/>
          <w:marRight w:val="0"/>
          <w:marTop w:val="0"/>
          <w:marBottom w:val="0"/>
          <w:divBdr>
            <w:top w:val="none" w:sz="0" w:space="0" w:color="auto"/>
            <w:left w:val="none" w:sz="0" w:space="0" w:color="auto"/>
            <w:bottom w:val="none" w:sz="0" w:space="0" w:color="auto"/>
            <w:right w:val="none" w:sz="0" w:space="0" w:color="auto"/>
          </w:divBdr>
        </w:div>
        <w:div w:id="1125393667">
          <w:marLeft w:val="640"/>
          <w:marRight w:val="0"/>
          <w:marTop w:val="0"/>
          <w:marBottom w:val="0"/>
          <w:divBdr>
            <w:top w:val="none" w:sz="0" w:space="0" w:color="auto"/>
            <w:left w:val="none" w:sz="0" w:space="0" w:color="auto"/>
            <w:bottom w:val="none" w:sz="0" w:space="0" w:color="auto"/>
            <w:right w:val="none" w:sz="0" w:space="0" w:color="auto"/>
          </w:divBdr>
        </w:div>
        <w:div w:id="2067020306">
          <w:marLeft w:val="640"/>
          <w:marRight w:val="0"/>
          <w:marTop w:val="0"/>
          <w:marBottom w:val="0"/>
          <w:divBdr>
            <w:top w:val="none" w:sz="0" w:space="0" w:color="auto"/>
            <w:left w:val="none" w:sz="0" w:space="0" w:color="auto"/>
            <w:bottom w:val="none" w:sz="0" w:space="0" w:color="auto"/>
            <w:right w:val="none" w:sz="0" w:space="0" w:color="auto"/>
          </w:divBdr>
        </w:div>
        <w:div w:id="1842232971">
          <w:marLeft w:val="640"/>
          <w:marRight w:val="0"/>
          <w:marTop w:val="0"/>
          <w:marBottom w:val="0"/>
          <w:divBdr>
            <w:top w:val="none" w:sz="0" w:space="0" w:color="auto"/>
            <w:left w:val="none" w:sz="0" w:space="0" w:color="auto"/>
            <w:bottom w:val="none" w:sz="0" w:space="0" w:color="auto"/>
            <w:right w:val="none" w:sz="0" w:space="0" w:color="auto"/>
          </w:divBdr>
        </w:div>
        <w:div w:id="1973174345">
          <w:marLeft w:val="640"/>
          <w:marRight w:val="0"/>
          <w:marTop w:val="0"/>
          <w:marBottom w:val="0"/>
          <w:divBdr>
            <w:top w:val="none" w:sz="0" w:space="0" w:color="auto"/>
            <w:left w:val="none" w:sz="0" w:space="0" w:color="auto"/>
            <w:bottom w:val="none" w:sz="0" w:space="0" w:color="auto"/>
            <w:right w:val="none" w:sz="0" w:space="0" w:color="auto"/>
          </w:divBdr>
        </w:div>
        <w:div w:id="1240292758">
          <w:marLeft w:val="640"/>
          <w:marRight w:val="0"/>
          <w:marTop w:val="0"/>
          <w:marBottom w:val="0"/>
          <w:divBdr>
            <w:top w:val="none" w:sz="0" w:space="0" w:color="auto"/>
            <w:left w:val="none" w:sz="0" w:space="0" w:color="auto"/>
            <w:bottom w:val="none" w:sz="0" w:space="0" w:color="auto"/>
            <w:right w:val="none" w:sz="0" w:space="0" w:color="auto"/>
          </w:divBdr>
        </w:div>
        <w:div w:id="1697271090">
          <w:marLeft w:val="640"/>
          <w:marRight w:val="0"/>
          <w:marTop w:val="0"/>
          <w:marBottom w:val="0"/>
          <w:divBdr>
            <w:top w:val="none" w:sz="0" w:space="0" w:color="auto"/>
            <w:left w:val="none" w:sz="0" w:space="0" w:color="auto"/>
            <w:bottom w:val="none" w:sz="0" w:space="0" w:color="auto"/>
            <w:right w:val="none" w:sz="0" w:space="0" w:color="auto"/>
          </w:divBdr>
        </w:div>
        <w:div w:id="226036957">
          <w:marLeft w:val="640"/>
          <w:marRight w:val="0"/>
          <w:marTop w:val="0"/>
          <w:marBottom w:val="0"/>
          <w:divBdr>
            <w:top w:val="none" w:sz="0" w:space="0" w:color="auto"/>
            <w:left w:val="none" w:sz="0" w:space="0" w:color="auto"/>
            <w:bottom w:val="none" w:sz="0" w:space="0" w:color="auto"/>
            <w:right w:val="none" w:sz="0" w:space="0" w:color="auto"/>
          </w:divBdr>
        </w:div>
        <w:div w:id="321200672">
          <w:marLeft w:val="640"/>
          <w:marRight w:val="0"/>
          <w:marTop w:val="0"/>
          <w:marBottom w:val="0"/>
          <w:divBdr>
            <w:top w:val="none" w:sz="0" w:space="0" w:color="auto"/>
            <w:left w:val="none" w:sz="0" w:space="0" w:color="auto"/>
            <w:bottom w:val="none" w:sz="0" w:space="0" w:color="auto"/>
            <w:right w:val="none" w:sz="0" w:space="0" w:color="auto"/>
          </w:divBdr>
        </w:div>
        <w:div w:id="903564044">
          <w:marLeft w:val="640"/>
          <w:marRight w:val="0"/>
          <w:marTop w:val="0"/>
          <w:marBottom w:val="0"/>
          <w:divBdr>
            <w:top w:val="none" w:sz="0" w:space="0" w:color="auto"/>
            <w:left w:val="none" w:sz="0" w:space="0" w:color="auto"/>
            <w:bottom w:val="none" w:sz="0" w:space="0" w:color="auto"/>
            <w:right w:val="none" w:sz="0" w:space="0" w:color="auto"/>
          </w:divBdr>
        </w:div>
      </w:divsChild>
    </w:div>
    <w:div w:id="545487787">
      <w:bodyDiv w:val="1"/>
      <w:marLeft w:val="0"/>
      <w:marRight w:val="0"/>
      <w:marTop w:val="0"/>
      <w:marBottom w:val="0"/>
      <w:divBdr>
        <w:top w:val="none" w:sz="0" w:space="0" w:color="auto"/>
        <w:left w:val="none" w:sz="0" w:space="0" w:color="auto"/>
        <w:bottom w:val="none" w:sz="0" w:space="0" w:color="auto"/>
        <w:right w:val="none" w:sz="0" w:space="0" w:color="auto"/>
      </w:divBdr>
      <w:divsChild>
        <w:div w:id="41633925">
          <w:marLeft w:val="640"/>
          <w:marRight w:val="0"/>
          <w:marTop w:val="0"/>
          <w:marBottom w:val="0"/>
          <w:divBdr>
            <w:top w:val="none" w:sz="0" w:space="0" w:color="auto"/>
            <w:left w:val="none" w:sz="0" w:space="0" w:color="auto"/>
            <w:bottom w:val="none" w:sz="0" w:space="0" w:color="auto"/>
            <w:right w:val="none" w:sz="0" w:space="0" w:color="auto"/>
          </w:divBdr>
        </w:div>
        <w:div w:id="831065348">
          <w:marLeft w:val="640"/>
          <w:marRight w:val="0"/>
          <w:marTop w:val="0"/>
          <w:marBottom w:val="0"/>
          <w:divBdr>
            <w:top w:val="none" w:sz="0" w:space="0" w:color="auto"/>
            <w:left w:val="none" w:sz="0" w:space="0" w:color="auto"/>
            <w:bottom w:val="none" w:sz="0" w:space="0" w:color="auto"/>
            <w:right w:val="none" w:sz="0" w:space="0" w:color="auto"/>
          </w:divBdr>
        </w:div>
        <w:div w:id="1384334469">
          <w:marLeft w:val="640"/>
          <w:marRight w:val="0"/>
          <w:marTop w:val="0"/>
          <w:marBottom w:val="0"/>
          <w:divBdr>
            <w:top w:val="none" w:sz="0" w:space="0" w:color="auto"/>
            <w:left w:val="none" w:sz="0" w:space="0" w:color="auto"/>
            <w:bottom w:val="none" w:sz="0" w:space="0" w:color="auto"/>
            <w:right w:val="none" w:sz="0" w:space="0" w:color="auto"/>
          </w:divBdr>
        </w:div>
        <w:div w:id="1323312944">
          <w:marLeft w:val="640"/>
          <w:marRight w:val="0"/>
          <w:marTop w:val="0"/>
          <w:marBottom w:val="0"/>
          <w:divBdr>
            <w:top w:val="none" w:sz="0" w:space="0" w:color="auto"/>
            <w:left w:val="none" w:sz="0" w:space="0" w:color="auto"/>
            <w:bottom w:val="none" w:sz="0" w:space="0" w:color="auto"/>
            <w:right w:val="none" w:sz="0" w:space="0" w:color="auto"/>
          </w:divBdr>
        </w:div>
        <w:div w:id="1874608257">
          <w:marLeft w:val="640"/>
          <w:marRight w:val="0"/>
          <w:marTop w:val="0"/>
          <w:marBottom w:val="0"/>
          <w:divBdr>
            <w:top w:val="none" w:sz="0" w:space="0" w:color="auto"/>
            <w:left w:val="none" w:sz="0" w:space="0" w:color="auto"/>
            <w:bottom w:val="none" w:sz="0" w:space="0" w:color="auto"/>
            <w:right w:val="none" w:sz="0" w:space="0" w:color="auto"/>
          </w:divBdr>
        </w:div>
        <w:div w:id="1123578692">
          <w:marLeft w:val="640"/>
          <w:marRight w:val="0"/>
          <w:marTop w:val="0"/>
          <w:marBottom w:val="0"/>
          <w:divBdr>
            <w:top w:val="none" w:sz="0" w:space="0" w:color="auto"/>
            <w:left w:val="none" w:sz="0" w:space="0" w:color="auto"/>
            <w:bottom w:val="none" w:sz="0" w:space="0" w:color="auto"/>
            <w:right w:val="none" w:sz="0" w:space="0" w:color="auto"/>
          </w:divBdr>
        </w:div>
        <w:div w:id="869801718">
          <w:marLeft w:val="640"/>
          <w:marRight w:val="0"/>
          <w:marTop w:val="0"/>
          <w:marBottom w:val="0"/>
          <w:divBdr>
            <w:top w:val="none" w:sz="0" w:space="0" w:color="auto"/>
            <w:left w:val="none" w:sz="0" w:space="0" w:color="auto"/>
            <w:bottom w:val="none" w:sz="0" w:space="0" w:color="auto"/>
            <w:right w:val="none" w:sz="0" w:space="0" w:color="auto"/>
          </w:divBdr>
        </w:div>
        <w:div w:id="1640183919">
          <w:marLeft w:val="640"/>
          <w:marRight w:val="0"/>
          <w:marTop w:val="0"/>
          <w:marBottom w:val="0"/>
          <w:divBdr>
            <w:top w:val="none" w:sz="0" w:space="0" w:color="auto"/>
            <w:left w:val="none" w:sz="0" w:space="0" w:color="auto"/>
            <w:bottom w:val="none" w:sz="0" w:space="0" w:color="auto"/>
            <w:right w:val="none" w:sz="0" w:space="0" w:color="auto"/>
          </w:divBdr>
        </w:div>
        <w:div w:id="523832325">
          <w:marLeft w:val="640"/>
          <w:marRight w:val="0"/>
          <w:marTop w:val="0"/>
          <w:marBottom w:val="0"/>
          <w:divBdr>
            <w:top w:val="none" w:sz="0" w:space="0" w:color="auto"/>
            <w:left w:val="none" w:sz="0" w:space="0" w:color="auto"/>
            <w:bottom w:val="none" w:sz="0" w:space="0" w:color="auto"/>
            <w:right w:val="none" w:sz="0" w:space="0" w:color="auto"/>
          </w:divBdr>
        </w:div>
      </w:divsChild>
    </w:div>
    <w:div w:id="654646183">
      <w:bodyDiv w:val="1"/>
      <w:marLeft w:val="0"/>
      <w:marRight w:val="0"/>
      <w:marTop w:val="0"/>
      <w:marBottom w:val="0"/>
      <w:divBdr>
        <w:top w:val="none" w:sz="0" w:space="0" w:color="auto"/>
        <w:left w:val="none" w:sz="0" w:space="0" w:color="auto"/>
        <w:bottom w:val="none" w:sz="0" w:space="0" w:color="auto"/>
        <w:right w:val="none" w:sz="0" w:space="0" w:color="auto"/>
      </w:divBdr>
      <w:divsChild>
        <w:div w:id="1025903226">
          <w:marLeft w:val="640"/>
          <w:marRight w:val="0"/>
          <w:marTop w:val="0"/>
          <w:marBottom w:val="0"/>
          <w:divBdr>
            <w:top w:val="none" w:sz="0" w:space="0" w:color="auto"/>
            <w:left w:val="none" w:sz="0" w:space="0" w:color="auto"/>
            <w:bottom w:val="none" w:sz="0" w:space="0" w:color="auto"/>
            <w:right w:val="none" w:sz="0" w:space="0" w:color="auto"/>
          </w:divBdr>
        </w:div>
        <w:div w:id="1702591468">
          <w:marLeft w:val="640"/>
          <w:marRight w:val="0"/>
          <w:marTop w:val="0"/>
          <w:marBottom w:val="0"/>
          <w:divBdr>
            <w:top w:val="none" w:sz="0" w:space="0" w:color="auto"/>
            <w:left w:val="none" w:sz="0" w:space="0" w:color="auto"/>
            <w:bottom w:val="none" w:sz="0" w:space="0" w:color="auto"/>
            <w:right w:val="none" w:sz="0" w:space="0" w:color="auto"/>
          </w:divBdr>
        </w:div>
        <w:div w:id="1282497768">
          <w:marLeft w:val="640"/>
          <w:marRight w:val="0"/>
          <w:marTop w:val="0"/>
          <w:marBottom w:val="0"/>
          <w:divBdr>
            <w:top w:val="none" w:sz="0" w:space="0" w:color="auto"/>
            <w:left w:val="none" w:sz="0" w:space="0" w:color="auto"/>
            <w:bottom w:val="none" w:sz="0" w:space="0" w:color="auto"/>
            <w:right w:val="none" w:sz="0" w:space="0" w:color="auto"/>
          </w:divBdr>
        </w:div>
        <w:div w:id="1525948093">
          <w:marLeft w:val="640"/>
          <w:marRight w:val="0"/>
          <w:marTop w:val="0"/>
          <w:marBottom w:val="0"/>
          <w:divBdr>
            <w:top w:val="none" w:sz="0" w:space="0" w:color="auto"/>
            <w:left w:val="none" w:sz="0" w:space="0" w:color="auto"/>
            <w:bottom w:val="none" w:sz="0" w:space="0" w:color="auto"/>
            <w:right w:val="none" w:sz="0" w:space="0" w:color="auto"/>
          </w:divBdr>
        </w:div>
        <w:div w:id="1118723133">
          <w:marLeft w:val="640"/>
          <w:marRight w:val="0"/>
          <w:marTop w:val="0"/>
          <w:marBottom w:val="0"/>
          <w:divBdr>
            <w:top w:val="none" w:sz="0" w:space="0" w:color="auto"/>
            <w:left w:val="none" w:sz="0" w:space="0" w:color="auto"/>
            <w:bottom w:val="none" w:sz="0" w:space="0" w:color="auto"/>
            <w:right w:val="none" w:sz="0" w:space="0" w:color="auto"/>
          </w:divBdr>
        </w:div>
        <w:div w:id="1039622576">
          <w:marLeft w:val="640"/>
          <w:marRight w:val="0"/>
          <w:marTop w:val="0"/>
          <w:marBottom w:val="0"/>
          <w:divBdr>
            <w:top w:val="none" w:sz="0" w:space="0" w:color="auto"/>
            <w:left w:val="none" w:sz="0" w:space="0" w:color="auto"/>
            <w:bottom w:val="none" w:sz="0" w:space="0" w:color="auto"/>
            <w:right w:val="none" w:sz="0" w:space="0" w:color="auto"/>
          </w:divBdr>
        </w:div>
        <w:div w:id="1305282855">
          <w:marLeft w:val="640"/>
          <w:marRight w:val="0"/>
          <w:marTop w:val="0"/>
          <w:marBottom w:val="0"/>
          <w:divBdr>
            <w:top w:val="none" w:sz="0" w:space="0" w:color="auto"/>
            <w:left w:val="none" w:sz="0" w:space="0" w:color="auto"/>
            <w:bottom w:val="none" w:sz="0" w:space="0" w:color="auto"/>
            <w:right w:val="none" w:sz="0" w:space="0" w:color="auto"/>
          </w:divBdr>
        </w:div>
        <w:div w:id="494154256">
          <w:marLeft w:val="640"/>
          <w:marRight w:val="0"/>
          <w:marTop w:val="0"/>
          <w:marBottom w:val="0"/>
          <w:divBdr>
            <w:top w:val="none" w:sz="0" w:space="0" w:color="auto"/>
            <w:left w:val="none" w:sz="0" w:space="0" w:color="auto"/>
            <w:bottom w:val="none" w:sz="0" w:space="0" w:color="auto"/>
            <w:right w:val="none" w:sz="0" w:space="0" w:color="auto"/>
          </w:divBdr>
        </w:div>
        <w:div w:id="901866435">
          <w:marLeft w:val="640"/>
          <w:marRight w:val="0"/>
          <w:marTop w:val="0"/>
          <w:marBottom w:val="0"/>
          <w:divBdr>
            <w:top w:val="none" w:sz="0" w:space="0" w:color="auto"/>
            <w:left w:val="none" w:sz="0" w:space="0" w:color="auto"/>
            <w:bottom w:val="none" w:sz="0" w:space="0" w:color="auto"/>
            <w:right w:val="none" w:sz="0" w:space="0" w:color="auto"/>
          </w:divBdr>
        </w:div>
        <w:div w:id="1366637842">
          <w:marLeft w:val="640"/>
          <w:marRight w:val="0"/>
          <w:marTop w:val="0"/>
          <w:marBottom w:val="0"/>
          <w:divBdr>
            <w:top w:val="none" w:sz="0" w:space="0" w:color="auto"/>
            <w:left w:val="none" w:sz="0" w:space="0" w:color="auto"/>
            <w:bottom w:val="none" w:sz="0" w:space="0" w:color="auto"/>
            <w:right w:val="none" w:sz="0" w:space="0" w:color="auto"/>
          </w:divBdr>
        </w:div>
        <w:div w:id="1884632583">
          <w:marLeft w:val="640"/>
          <w:marRight w:val="0"/>
          <w:marTop w:val="0"/>
          <w:marBottom w:val="0"/>
          <w:divBdr>
            <w:top w:val="none" w:sz="0" w:space="0" w:color="auto"/>
            <w:left w:val="none" w:sz="0" w:space="0" w:color="auto"/>
            <w:bottom w:val="none" w:sz="0" w:space="0" w:color="auto"/>
            <w:right w:val="none" w:sz="0" w:space="0" w:color="auto"/>
          </w:divBdr>
        </w:div>
        <w:div w:id="1140802582">
          <w:marLeft w:val="640"/>
          <w:marRight w:val="0"/>
          <w:marTop w:val="0"/>
          <w:marBottom w:val="0"/>
          <w:divBdr>
            <w:top w:val="none" w:sz="0" w:space="0" w:color="auto"/>
            <w:left w:val="none" w:sz="0" w:space="0" w:color="auto"/>
            <w:bottom w:val="none" w:sz="0" w:space="0" w:color="auto"/>
            <w:right w:val="none" w:sz="0" w:space="0" w:color="auto"/>
          </w:divBdr>
        </w:div>
      </w:divsChild>
    </w:div>
    <w:div w:id="683239709">
      <w:bodyDiv w:val="1"/>
      <w:marLeft w:val="0"/>
      <w:marRight w:val="0"/>
      <w:marTop w:val="0"/>
      <w:marBottom w:val="0"/>
      <w:divBdr>
        <w:top w:val="none" w:sz="0" w:space="0" w:color="auto"/>
        <w:left w:val="none" w:sz="0" w:space="0" w:color="auto"/>
        <w:bottom w:val="none" w:sz="0" w:space="0" w:color="auto"/>
        <w:right w:val="none" w:sz="0" w:space="0" w:color="auto"/>
      </w:divBdr>
      <w:divsChild>
        <w:div w:id="1843279162">
          <w:marLeft w:val="640"/>
          <w:marRight w:val="0"/>
          <w:marTop w:val="0"/>
          <w:marBottom w:val="0"/>
          <w:divBdr>
            <w:top w:val="none" w:sz="0" w:space="0" w:color="auto"/>
            <w:left w:val="none" w:sz="0" w:space="0" w:color="auto"/>
            <w:bottom w:val="none" w:sz="0" w:space="0" w:color="auto"/>
            <w:right w:val="none" w:sz="0" w:space="0" w:color="auto"/>
          </w:divBdr>
        </w:div>
        <w:div w:id="2032101566">
          <w:marLeft w:val="640"/>
          <w:marRight w:val="0"/>
          <w:marTop w:val="0"/>
          <w:marBottom w:val="0"/>
          <w:divBdr>
            <w:top w:val="none" w:sz="0" w:space="0" w:color="auto"/>
            <w:left w:val="none" w:sz="0" w:space="0" w:color="auto"/>
            <w:bottom w:val="none" w:sz="0" w:space="0" w:color="auto"/>
            <w:right w:val="none" w:sz="0" w:space="0" w:color="auto"/>
          </w:divBdr>
        </w:div>
        <w:div w:id="1798909709">
          <w:marLeft w:val="640"/>
          <w:marRight w:val="0"/>
          <w:marTop w:val="0"/>
          <w:marBottom w:val="0"/>
          <w:divBdr>
            <w:top w:val="none" w:sz="0" w:space="0" w:color="auto"/>
            <w:left w:val="none" w:sz="0" w:space="0" w:color="auto"/>
            <w:bottom w:val="none" w:sz="0" w:space="0" w:color="auto"/>
            <w:right w:val="none" w:sz="0" w:space="0" w:color="auto"/>
          </w:divBdr>
        </w:div>
        <w:div w:id="421297740">
          <w:marLeft w:val="640"/>
          <w:marRight w:val="0"/>
          <w:marTop w:val="0"/>
          <w:marBottom w:val="0"/>
          <w:divBdr>
            <w:top w:val="none" w:sz="0" w:space="0" w:color="auto"/>
            <w:left w:val="none" w:sz="0" w:space="0" w:color="auto"/>
            <w:bottom w:val="none" w:sz="0" w:space="0" w:color="auto"/>
            <w:right w:val="none" w:sz="0" w:space="0" w:color="auto"/>
          </w:divBdr>
        </w:div>
        <w:div w:id="1636178734">
          <w:marLeft w:val="640"/>
          <w:marRight w:val="0"/>
          <w:marTop w:val="0"/>
          <w:marBottom w:val="0"/>
          <w:divBdr>
            <w:top w:val="none" w:sz="0" w:space="0" w:color="auto"/>
            <w:left w:val="none" w:sz="0" w:space="0" w:color="auto"/>
            <w:bottom w:val="none" w:sz="0" w:space="0" w:color="auto"/>
            <w:right w:val="none" w:sz="0" w:space="0" w:color="auto"/>
          </w:divBdr>
        </w:div>
        <w:div w:id="1253126848">
          <w:marLeft w:val="640"/>
          <w:marRight w:val="0"/>
          <w:marTop w:val="0"/>
          <w:marBottom w:val="0"/>
          <w:divBdr>
            <w:top w:val="none" w:sz="0" w:space="0" w:color="auto"/>
            <w:left w:val="none" w:sz="0" w:space="0" w:color="auto"/>
            <w:bottom w:val="none" w:sz="0" w:space="0" w:color="auto"/>
            <w:right w:val="none" w:sz="0" w:space="0" w:color="auto"/>
          </w:divBdr>
        </w:div>
        <w:div w:id="79837888">
          <w:marLeft w:val="640"/>
          <w:marRight w:val="0"/>
          <w:marTop w:val="0"/>
          <w:marBottom w:val="0"/>
          <w:divBdr>
            <w:top w:val="none" w:sz="0" w:space="0" w:color="auto"/>
            <w:left w:val="none" w:sz="0" w:space="0" w:color="auto"/>
            <w:bottom w:val="none" w:sz="0" w:space="0" w:color="auto"/>
            <w:right w:val="none" w:sz="0" w:space="0" w:color="auto"/>
          </w:divBdr>
        </w:div>
        <w:div w:id="2066174363">
          <w:marLeft w:val="640"/>
          <w:marRight w:val="0"/>
          <w:marTop w:val="0"/>
          <w:marBottom w:val="0"/>
          <w:divBdr>
            <w:top w:val="none" w:sz="0" w:space="0" w:color="auto"/>
            <w:left w:val="none" w:sz="0" w:space="0" w:color="auto"/>
            <w:bottom w:val="none" w:sz="0" w:space="0" w:color="auto"/>
            <w:right w:val="none" w:sz="0" w:space="0" w:color="auto"/>
          </w:divBdr>
        </w:div>
        <w:div w:id="906065712">
          <w:marLeft w:val="640"/>
          <w:marRight w:val="0"/>
          <w:marTop w:val="0"/>
          <w:marBottom w:val="0"/>
          <w:divBdr>
            <w:top w:val="none" w:sz="0" w:space="0" w:color="auto"/>
            <w:left w:val="none" w:sz="0" w:space="0" w:color="auto"/>
            <w:bottom w:val="none" w:sz="0" w:space="0" w:color="auto"/>
            <w:right w:val="none" w:sz="0" w:space="0" w:color="auto"/>
          </w:divBdr>
        </w:div>
      </w:divsChild>
    </w:div>
    <w:div w:id="683285451">
      <w:bodyDiv w:val="1"/>
      <w:marLeft w:val="0"/>
      <w:marRight w:val="0"/>
      <w:marTop w:val="0"/>
      <w:marBottom w:val="0"/>
      <w:divBdr>
        <w:top w:val="none" w:sz="0" w:space="0" w:color="auto"/>
        <w:left w:val="none" w:sz="0" w:space="0" w:color="auto"/>
        <w:bottom w:val="none" w:sz="0" w:space="0" w:color="auto"/>
        <w:right w:val="none" w:sz="0" w:space="0" w:color="auto"/>
      </w:divBdr>
      <w:divsChild>
        <w:div w:id="323053867">
          <w:marLeft w:val="640"/>
          <w:marRight w:val="0"/>
          <w:marTop w:val="0"/>
          <w:marBottom w:val="0"/>
          <w:divBdr>
            <w:top w:val="none" w:sz="0" w:space="0" w:color="auto"/>
            <w:left w:val="none" w:sz="0" w:space="0" w:color="auto"/>
            <w:bottom w:val="none" w:sz="0" w:space="0" w:color="auto"/>
            <w:right w:val="none" w:sz="0" w:space="0" w:color="auto"/>
          </w:divBdr>
        </w:div>
        <w:div w:id="1031300676">
          <w:marLeft w:val="640"/>
          <w:marRight w:val="0"/>
          <w:marTop w:val="0"/>
          <w:marBottom w:val="0"/>
          <w:divBdr>
            <w:top w:val="none" w:sz="0" w:space="0" w:color="auto"/>
            <w:left w:val="none" w:sz="0" w:space="0" w:color="auto"/>
            <w:bottom w:val="none" w:sz="0" w:space="0" w:color="auto"/>
            <w:right w:val="none" w:sz="0" w:space="0" w:color="auto"/>
          </w:divBdr>
        </w:div>
        <w:div w:id="1582636840">
          <w:marLeft w:val="640"/>
          <w:marRight w:val="0"/>
          <w:marTop w:val="0"/>
          <w:marBottom w:val="0"/>
          <w:divBdr>
            <w:top w:val="none" w:sz="0" w:space="0" w:color="auto"/>
            <w:left w:val="none" w:sz="0" w:space="0" w:color="auto"/>
            <w:bottom w:val="none" w:sz="0" w:space="0" w:color="auto"/>
            <w:right w:val="none" w:sz="0" w:space="0" w:color="auto"/>
          </w:divBdr>
        </w:div>
        <w:div w:id="1393307403">
          <w:marLeft w:val="640"/>
          <w:marRight w:val="0"/>
          <w:marTop w:val="0"/>
          <w:marBottom w:val="0"/>
          <w:divBdr>
            <w:top w:val="none" w:sz="0" w:space="0" w:color="auto"/>
            <w:left w:val="none" w:sz="0" w:space="0" w:color="auto"/>
            <w:bottom w:val="none" w:sz="0" w:space="0" w:color="auto"/>
            <w:right w:val="none" w:sz="0" w:space="0" w:color="auto"/>
          </w:divBdr>
        </w:div>
        <w:div w:id="1119957777">
          <w:marLeft w:val="640"/>
          <w:marRight w:val="0"/>
          <w:marTop w:val="0"/>
          <w:marBottom w:val="0"/>
          <w:divBdr>
            <w:top w:val="none" w:sz="0" w:space="0" w:color="auto"/>
            <w:left w:val="none" w:sz="0" w:space="0" w:color="auto"/>
            <w:bottom w:val="none" w:sz="0" w:space="0" w:color="auto"/>
            <w:right w:val="none" w:sz="0" w:space="0" w:color="auto"/>
          </w:divBdr>
        </w:div>
        <w:div w:id="1000084181">
          <w:marLeft w:val="640"/>
          <w:marRight w:val="0"/>
          <w:marTop w:val="0"/>
          <w:marBottom w:val="0"/>
          <w:divBdr>
            <w:top w:val="none" w:sz="0" w:space="0" w:color="auto"/>
            <w:left w:val="none" w:sz="0" w:space="0" w:color="auto"/>
            <w:bottom w:val="none" w:sz="0" w:space="0" w:color="auto"/>
            <w:right w:val="none" w:sz="0" w:space="0" w:color="auto"/>
          </w:divBdr>
        </w:div>
        <w:div w:id="1971551755">
          <w:marLeft w:val="640"/>
          <w:marRight w:val="0"/>
          <w:marTop w:val="0"/>
          <w:marBottom w:val="0"/>
          <w:divBdr>
            <w:top w:val="none" w:sz="0" w:space="0" w:color="auto"/>
            <w:left w:val="none" w:sz="0" w:space="0" w:color="auto"/>
            <w:bottom w:val="none" w:sz="0" w:space="0" w:color="auto"/>
            <w:right w:val="none" w:sz="0" w:space="0" w:color="auto"/>
          </w:divBdr>
        </w:div>
        <w:div w:id="149828606">
          <w:marLeft w:val="640"/>
          <w:marRight w:val="0"/>
          <w:marTop w:val="0"/>
          <w:marBottom w:val="0"/>
          <w:divBdr>
            <w:top w:val="none" w:sz="0" w:space="0" w:color="auto"/>
            <w:left w:val="none" w:sz="0" w:space="0" w:color="auto"/>
            <w:bottom w:val="none" w:sz="0" w:space="0" w:color="auto"/>
            <w:right w:val="none" w:sz="0" w:space="0" w:color="auto"/>
          </w:divBdr>
        </w:div>
        <w:div w:id="1096440706">
          <w:marLeft w:val="640"/>
          <w:marRight w:val="0"/>
          <w:marTop w:val="0"/>
          <w:marBottom w:val="0"/>
          <w:divBdr>
            <w:top w:val="none" w:sz="0" w:space="0" w:color="auto"/>
            <w:left w:val="none" w:sz="0" w:space="0" w:color="auto"/>
            <w:bottom w:val="none" w:sz="0" w:space="0" w:color="auto"/>
            <w:right w:val="none" w:sz="0" w:space="0" w:color="auto"/>
          </w:divBdr>
        </w:div>
      </w:divsChild>
    </w:div>
    <w:div w:id="722867514">
      <w:bodyDiv w:val="1"/>
      <w:marLeft w:val="0"/>
      <w:marRight w:val="0"/>
      <w:marTop w:val="0"/>
      <w:marBottom w:val="0"/>
      <w:divBdr>
        <w:top w:val="none" w:sz="0" w:space="0" w:color="auto"/>
        <w:left w:val="none" w:sz="0" w:space="0" w:color="auto"/>
        <w:bottom w:val="none" w:sz="0" w:space="0" w:color="auto"/>
        <w:right w:val="none" w:sz="0" w:space="0" w:color="auto"/>
      </w:divBdr>
      <w:divsChild>
        <w:div w:id="14038477">
          <w:marLeft w:val="640"/>
          <w:marRight w:val="0"/>
          <w:marTop w:val="0"/>
          <w:marBottom w:val="0"/>
          <w:divBdr>
            <w:top w:val="none" w:sz="0" w:space="0" w:color="auto"/>
            <w:left w:val="none" w:sz="0" w:space="0" w:color="auto"/>
            <w:bottom w:val="none" w:sz="0" w:space="0" w:color="auto"/>
            <w:right w:val="none" w:sz="0" w:space="0" w:color="auto"/>
          </w:divBdr>
        </w:div>
        <w:div w:id="2123651534">
          <w:marLeft w:val="640"/>
          <w:marRight w:val="0"/>
          <w:marTop w:val="0"/>
          <w:marBottom w:val="0"/>
          <w:divBdr>
            <w:top w:val="none" w:sz="0" w:space="0" w:color="auto"/>
            <w:left w:val="none" w:sz="0" w:space="0" w:color="auto"/>
            <w:bottom w:val="none" w:sz="0" w:space="0" w:color="auto"/>
            <w:right w:val="none" w:sz="0" w:space="0" w:color="auto"/>
          </w:divBdr>
        </w:div>
        <w:div w:id="1356031306">
          <w:marLeft w:val="640"/>
          <w:marRight w:val="0"/>
          <w:marTop w:val="0"/>
          <w:marBottom w:val="0"/>
          <w:divBdr>
            <w:top w:val="none" w:sz="0" w:space="0" w:color="auto"/>
            <w:left w:val="none" w:sz="0" w:space="0" w:color="auto"/>
            <w:bottom w:val="none" w:sz="0" w:space="0" w:color="auto"/>
            <w:right w:val="none" w:sz="0" w:space="0" w:color="auto"/>
          </w:divBdr>
        </w:div>
        <w:div w:id="1838694277">
          <w:marLeft w:val="640"/>
          <w:marRight w:val="0"/>
          <w:marTop w:val="0"/>
          <w:marBottom w:val="0"/>
          <w:divBdr>
            <w:top w:val="none" w:sz="0" w:space="0" w:color="auto"/>
            <w:left w:val="none" w:sz="0" w:space="0" w:color="auto"/>
            <w:bottom w:val="none" w:sz="0" w:space="0" w:color="auto"/>
            <w:right w:val="none" w:sz="0" w:space="0" w:color="auto"/>
          </w:divBdr>
        </w:div>
        <w:div w:id="1850871061">
          <w:marLeft w:val="640"/>
          <w:marRight w:val="0"/>
          <w:marTop w:val="0"/>
          <w:marBottom w:val="0"/>
          <w:divBdr>
            <w:top w:val="none" w:sz="0" w:space="0" w:color="auto"/>
            <w:left w:val="none" w:sz="0" w:space="0" w:color="auto"/>
            <w:bottom w:val="none" w:sz="0" w:space="0" w:color="auto"/>
            <w:right w:val="none" w:sz="0" w:space="0" w:color="auto"/>
          </w:divBdr>
        </w:div>
        <w:div w:id="1947957843">
          <w:marLeft w:val="640"/>
          <w:marRight w:val="0"/>
          <w:marTop w:val="0"/>
          <w:marBottom w:val="0"/>
          <w:divBdr>
            <w:top w:val="none" w:sz="0" w:space="0" w:color="auto"/>
            <w:left w:val="none" w:sz="0" w:space="0" w:color="auto"/>
            <w:bottom w:val="none" w:sz="0" w:space="0" w:color="auto"/>
            <w:right w:val="none" w:sz="0" w:space="0" w:color="auto"/>
          </w:divBdr>
        </w:div>
        <w:div w:id="1867795373">
          <w:marLeft w:val="640"/>
          <w:marRight w:val="0"/>
          <w:marTop w:val="0"/>
          <w:marBottom w:val="0"/>
          <w:divBdr>
            <w:top w:val="none" w:sz="0" w:space="0" w:color="auto"/>
            <w:left w:val="none" w:sz="0" w:space="0" w:color="auto"/>
            <w:bottom w:val="none" w:sz="0" w:space="0" w:color="auto"/>
            <w:right w:val="none" w:sz="0" w:space="0" w:color="auto"/>
          </w:divBdr>
        </w:div>
        <w:div w:id="1379667058">
          <w:marLeft w:val="640"/>
          <w:marRight w:val="0"/>
          <w:marTop w:val="0"/>
          <w:marBottom w:val="0"/>
          <w:divBdr>
            <w:top w:val="none" w:sz="0" w:space="0" w:color="auto"/>
            <w:left w:val="none" w:sz="0" w:space="0" w:color="auto"/>
            <w:bottom w:val="none" w:sz="0" w:space="0" w:color="auto"/>
            <w:right w:val="none" w:sz="0" w:space="0" w:color="auto"/>
          </w:divBdr>
        </w:div>
        <w:div w:id="1972324626">
          <w:marLeft w:val="640"/>
          <w:marRight w:val="0"/>
          <w:marTop w:val="0"/>
          <w:marBottom w:val="0"/>
          <w:divBdr>
            <w:top w:val="none" w:sz="0" w:space="0" w:color="auto"/>
            <w:left w:val="none" w:sz="0" w:space="0" w:color="auto"/>
            <w:bottom w:val="none" w:sz="0" w:space="0" w:color="auto"/>
            <w:right w:val="none" w:sz="0" w:space="0" w:color="auto"/>
          </w:divBdr>
        </w:div>
        <w:div w:id="1554076247">
          <w:marLeft w:val="640"/>
          <w:marRight w:val="0"/>
          <w:marTop w:val="0"/>
          <w:marBottom w:val="0"/>
          <w:divBdr>
            <w:top w:val="none" w:sz="0" w:space="0" w:color="auto"/>
            <w:left w:val="none" w:sz="0" w:space="0" w:color="auto"/>
            <w:bottom w:val="none" w:sz="0" w:space="0" w:color="auto"/>
            <w:right w:val="none" w:sz="0" w:space="0" w:color="auto"/>
          </w:divBdr>
        </w:div>
        <w:div w:id="1778720430">
          <w:marLeft w:val="640"/>
          <w:marRight w:val="0"/>
          <w:marTop w:val="0"/>
          <w:marBottom w:val="0"/>
          <w:divBdr>
            <w:top w:val="none" w:sz="0" w:space="0" w:color="auto"/>
            <w:left w:val="none" w:sz="0" w:space="0" w:color="auto"/>
            <w:bottom w:val="none" w:sz="0" w:space="0" w:color="auto"/>
            <w:right w:val="none" w:sz="0" w:space="0" w:color="auto"/>
          </w:divBdr>
        </w:div>
        <w:div w:id="441808352">
          <w:marLeft w:val="640"/>
          <w:marRight w:val="0"/>
          <w:marTop w:val="0"/>
          <w:marBottom w:val="0"/>
          <w:divBdr>
            <w:top w:val="none" w:sz="0" w:space="0" w:color="auto"/>
            <w:left w:val="none" w:sz="0" w:space="0" w:color="auto"/>
            <w:bottom w:val="none" w:sz="0" w:space="0" w:color="auto"/>
            <w:right w:val="none" w:sz="0" w:space="0" w:color="auto"/>
          </w:divBdr>
        </w:div>
      </w:divsChild>
    </w:div>
    <w:div w:id="801271900">
      <w:bodyDiv w:val="1"/>
      <w:marLeft w:val="0"/>
      <w:marRight w:val="0"/>
      <w:marTop w:val="0"/>
      <w:marBottom w:val="0"/>
      <w:divBdr>
        <w:top w:val="none" w:sz="0" w:space="0" w:color="auto"/>
        <w:left w:val="none" w:sz="0" w:space="0" w:color="auto"/>
        <w:bottom w:val="none" w:sz="0" w:space="0" w:color="auto"/>
        <w:right w:val="none" w:sz="0" w:space="0" w:color="auto"/>
      </w:divBdr>
      <w:divsChild>
        <w:div w:id="2047023995">
          <w:marLeft w:val="640"/>
          <w:marRight w:val="0"/>
          <w:marTop w:val="0"/>
          <w:marBottom w:val="0"/>
          <w:divBdr>
            <w:top w:val="none" w:sz="0" w:space="0" w:color="auto"/>
            <w:left w:val="none" w:sz="0" w:space="0" w:color="auto"/>
            <w:bottom w:val="none" w:sz="0" w:space="0" w:color="auto"/>
            <w:right w:val="none" w:sz="0" w:space="0" w:color="auto"/>
          </w:divBdr>
        </w:div>
        <w:div w:id="1184781931">
          <w:marLeft w:val="640"/>
          <w:marRight w:val="0"/>
          <w:marTop w:val="0"/>
          <w:marBottom w:val="0"/>
          <w:divBdr>
            <w:top w:val="none" w:sz="0" w:space="0" w:color="auto"/>
            <w:left w:val="none" w:sz="0" w:space="0" w:color="auto"/>
            <w:bottom w:val="none" w:sz="0" w:space="0" w:color="auto"/>
            <w:right w:val="none" w:sz="0" w:space="0" w:color="auto"/>
          </w:divBdr>
        </w:div>
        <w:div w:id="1540361699">
          <w:marLeft w:val="640"/>
          <w:marRight w:val="0"/>
          <w:marTop w:val="0"/>
          <w:marBottom w:val="0"/>
          <w:divBdr>
            <w:top w:val="none" w:sz="0" w:space="0" w:color="auto"/>
            <w:left w:val="none" w:sz="0" w:space="0" w:color="auto"/>
            <w:bottom w:val="none" w:sz="0" w:space="0" w:color="auto"/>
            <w:right w:val="none" w:sz="0" w:space="0" w:color="auto"/>
          </w:divBdr>
        </w:div>
        <w:div w:id="1348408392">
          <w:marLeft w:val="640"/>
          <w:marRight w:val="0"/>
          <w:marTop w:val="0"/>
          <w:marBottom w:val="0"/>
          <w:divBdr>
            <w:top w:val="none" w:sz="0" w:space="0" w:color="auto"/>
            <w:left w:val="none" w:sz="0" w:space="0" w:color="auto"/>
            <w:bottom w:val="none" w:sz="0" w:space="0" w:color="auto"/>
            <w:right w:val="none" w:sz="0" w:space="0" w:color="auto"/>
          </w:divBdr>
        </w:div>
        <w:div w:id="241641994">
          <w:marLeft w:val="640"/>
          <w:marRight w:val="0"/>
          <w:marTop w:val="0"/>
          <w:marBottom w:val="0"/>
          <w:divBdr>
            <w:top w:val="none" w:sz="0" w:space="0" w:color="auto"/>
            <w:left w:val="none" w:sz="0" w:space="0" w:color="auto"/>
            <w:bottom w:val="none" w:sz="0" w:space="0" w:color="auto"/>
            <w:right w:val="none" w:sz="0" w:space="0" w:color="auto"/>
          </w:divBdr>
        </w:div>
        <w:div w:id="1369717291">
          <w:marLeft w:val="640"/>
          <w:marRight w:val="0"/>
          <w:marTop w:val="0"/>
          <w:marBottom w:val="0"/>
          <w:divBdr>
            <w:top w:val="none" w:sz="0" w:space="0" w:color="auto"/>
            <w:left w:val="none" w:sz="0" w:space="0" w:color="auto"/>
            <w:bottom w:val="none" w:sz="0" w:space="0" w:color="auto"/>
            <w:right w:val="none" w:sz="0" w:space="0" w:color="auto"/>
          </w:divBdr>
        </w:div>
        <w:div w:id="596715277">
          <w:marLeft w:val="640"/>
          <w:marRight w:val="0"/>
          <w:marTop w:val="0"/>
          <w:marBottom w:val="0"/>
          <w:divBdr>
            <w:top w:val="none" w:sz="0" w:space="0" w:color="auto"/>
            <w:left w:val="none" w:sz="0" w:space="0" w:color="auto"/>
            <w:bottom w:val="none" w:sz="0" w:space="0" w:color="auto"/>
            <w:right w:val="none" w:sz="0" w:space="0" w:color="auto"/>
          </w:divBdr>
        </w:div>
        <w:div w:id="956567463">
          <w:marLeft w:val="640"/>
          <w:marRight w:val="0"/>
          <w:marTop w:val="0"/>
          <w:marBottom w:val="0"/>
          <w:divBdr>
            <w:top w:val="none" w:sz="0" w:space="0" w:color="auto"/>
            <w:left w:val="none" w:sz="0" w:space="0" w:color="auto"/>
            <w:bottom w:val="none" w:sz="0" w:space="0" w:color="auto"/>
            <w:right w:val="none" w:sz="0" w:space="0" w:color="auto"/>
          </w:divBdr>
        </w:div>
        <w:div w:id="273482516">
          <w:marLeft w:val="640"/>
          <w:marRight w:val="0"/>
          <w:marTop w:val="0"/>
          <w:marBottom w:val="0"/>
          <w:divBdr>
            <w:top w:val="none" w:sz="0" w:space="0" w:color="auto"/>
            <w:left w:val="none" w:sz="0" w:space="0" w:color="auto"/>
            <w:bottom w:val="none" w:sz="0" w:space="0" w:color="auto"/>
            <w:right w:val="none" w:sz="0" w:space="0" w:color="auto"/>
          </w:divBdr>
        </w:div>
        <w:div w:id="718750002">
          <w:marLeft w:val="640"/>
          <w:marRight w:val="0"/>
          <w:marTop w:val="0"/>
          <w:marBottom w:val="0"/>
          <w:divBdr>
            <w:top w:val="none" w:sz="0" w:space="0" w:color="auto"/>
            <w:left w:val="none" w:sz="0" w:space="0" w:color="auto"/>
            <w:bottom w:val="none" w:sz="0" w:space="0" w:color="auto"/>
            <w:right w:val="none" w:sz="0" w:space="0" w:color="auto"/>
          </w:divBdr>
        </w:div>
      </w:divsChild>
    </w:div>
    <w:div w:id="810751648">
      <w:bodyDiv w:val="1"/>
      <w:marLeft w:val="0"/>
      <w:marRight w:val="0"/>
      <w:marTop w:val="0"/>
      <w:marBottom w:val="0"/>
      <w:divBdr>
        <w:top w:val="none" w:sz="0" w:space="0" w:color="auto"/>
        <w:left w:val="none" w:sz="0" w:space="0" w:color="auto"/>
        <w:bottom w:val="none" w:sz="0" w:space="0" w:color="auto"/>
        <w:right w:val="none" w:sz="0" w:space="0" w:color="auto"/>
      </w:divBdr>
      <w:divsChild>
        <w:div w:id="860320128">
          <w:marLeft w:val="640"/>
          <w:marRight w:val="0"/>
          <w:marTop w:val="0"/>
          <w:marBottom w:val="0"/>
          <w:divBdr>
            <w:top w:val="none" w:sz="0" w:space="0" w:color="auto"/>
            <w:left w:val="none" w:sz="0" w:space="0" w:color="auto"/>
            <w:bottom w:val="none" w:sz="0" w:space="0" w:color="auto"/>
            <w:right w:val="none" w:sz="0" w:space="0" w:color="auto"/>
          </w:divBdr>
        </w:div>
        <w:div w:id="1468275111">
          <w:marLeft w:val="640"/>
          <w:marRight w:val="0"/>
          <w:marTop w:val="0"/>
          <w:marBottom w:val="0"/>
          <w:divBdr>
            <w:top w:val="none" w:sz="0" w:space="0" w:color="auto"/>
            <w:left w:val="none" w:sz="0" w:space="0" w:color="auto"/>
            <w:bottom w:val="none" w:sz="0" w:space="0" w:color="auto"/>
            <w:right w:val="none" w:sz="0" w:space="0" w:color="auto"/>
          </w:divBdr>
        </w:div>
        <w:div w:id="949095200">
          <w:marLeft w:val="640"/>
          <w:marRight w:val="0"/>
          <w:marTop w:val="0"/>
          <w:marBottom w:val="0"/>
          <w:divBdr>
            <w:top w:val="none" w:sz="0" w:space="0" w:color="auto"/>
            <w:left w:val="none" w:sz="0" w:space="0" w:color="auto"/>
            <w:bottom w:val="none" w:sz="0" w:space="0" w:color="auto"/>
            <w:right w:val="none" w:sz="0" w:space="0" w:color="auto"/>
          </w:divBdr>
        </w:div>
        <w:div w:id="1152404899">
          <w:marLeft w:val="640"/>
          <w:marRight w:val="0"/>
          <w:marTop w:val="0"/>
          <w:marBottom w:val="0"/>
          <w:divBdr>
            <w:top w:val="none" w:sz="0" w:space="0" w:color="auto"/>
            <w:left w:val="none" w:sz="0" w:space="0" w:color="auto"/>
            <w:bottom w:val="none" w:sz="0" w:space="0" w:color="auto"/>
            <w:right w:val="none" w:sz="0" w:space="0" w:color="auto"/>
          </w:divBdr>
        </w:div>
        <w:div w:id="110975042">
          <w:marLeft w:val="640"/>
          <w:marRight w:val="0"/>
          <w:marTop w:val="0"/>
          <w:marBottom w:val="0"/>
          <w:divBdr>
            <w:top w:val="none" w:sz="0" w:space="0" w:color="auto"/>
            <w:left w:val="none" w:sz="0" w:space="0" w:color="auto"/>
            <w:bottom w:val="none" w:sz="0" w:space="0" w:color="auto"/>
            <w:right w:val="none" w:sz="0" w:space="0" w:color="auto"/>
          </w:divBdr>
        </w:div>
        <w:div w:id="1985698278">
          <w:marLeft w:val="640"/>
          <w:marRight w:val="0"/>
          <w:marTop w:val="0"/>
          <w:marBottom w:val="0"/>
          <w:divBdr>
            <w:top w:val="none" w:sz="0" w:space="0" w:color="auto"/>
            <w:left w:val="none" w:sz="0" w:space="0" w:color="auto"/>
            <w:bottom w:val="none" w:sz="0" w:space="0" w:color="auto"/>
            <w:right w:val="none" w:sz="0" w:space="0" w:color="auto"/>
          </w:divBdr>
        </w:div>
        <w:div w:id="1789081507">
          <w:marLeft w:val="640"/>
          <w:marRight w:val="0"/>
          <w:marTop w:val="0"/>
          <w:marBottom w:val="0"/>
          <w:divBdr>
            <w:top w:val="none" w:sz="0" w:space="0" w:color="auto"/>
            <w:left w:val="none" w:sz="0" w:space="0" w:color="auto"/>
            <w:bottom w:val="none" w:sz="0" w:space="0" w:color="auto"/>
            <w:right w:val="none" w:sz="0" w:space="0" w:color="auto"/>
          </w:divBdr>
        </w:div>
        <w:div w:id="182981356">
          <w:marLeft w:val="640"/>
          <w:marRight w:val="0"/>
          <w:marTop w:val="0"/>
          <w:marBottom w:val="0"/>
          <w:divBdr>
            <w:top w:val="none" w:sz="0" w:space="0" w:color="auto"/>
            <w:left w:val="none" w:sz="0" w:space="0" w:color="auto"/>
            <w:bottom w:val="none" w:sz="0" w:space="0" w:color="auto"/>
            <w:right w:val="none" w:sz="0" w:space="0" w:color="auto"/>
          </w:divBdr>
        </w:div>
        <w:div w:id="1888224578">
          <w:marLeft w:val="640"/>
          <w:marRight w:val="0"/>
          <w:marTop w:val="0"/>
          <w:marBottom w:val="0"/>
          <w:divBdr>
            <w:top w:val="none" w:sz="0" w:space="0" w:color="auto"/>
            <w:left w:val="none" w:sz="0" w:space="0" w:color="auto"/>
            <w:bottom w:val="none" w:sz="0" w:space="0" w:color="auto"/>
            <w:right w:val="none" w:sz="0" w:space="0" w:color="auto"/>
          </w:divBdr>
        </w:div>
        <w:div w:id="1300694071">
          <w:marLeft w:val="640"/>
          <w:marRight w:val="0"/>
          <w:marTop w:val="0"/>
          <w:marBottom w:val="0"/>
          <w:divBdr>
            <w:top w:val="none" w:sz="0" w:space="0" w:color="auto"/>
            <w:left w:val="none" w:sz="0" w:space="0" w:color="auto"/>
            <w:bottom w:val="none" w:sz="0" w:space="0" w:color="auto"/>
            <w:right w:val="none" w:sz="0" w:space="0" w:color="auto"/>
          </w:divBdr>
        </w:div>
        <w:div w:id="1202203842">
          <w:marLeft w:val="640"/>
          <w:marRight w:val="0"/>
          <w:marTop w:val="0"/>
          <w:marBottom w:val="0"/>
          <w:divBdr>
            <w:top w:val="none" w:sz="0" w:space="0" w:color="auto"/>
            <w:left w:val="none" w:sz="0" w:space="0" w:color="auto"/>
            <w:bottom w:val="none" w:sz="0" w:space="0" w:color="auto"/>
            <w:right w:val="none" w:sz="0" w:space="0" w:color="auto"/>
          </w:divBdr>
        </w:div>
      </w:divsChild>
    </w:div>
    <w:div w:id="981665292">
      <w:bodyDiv w:val="1"/>
      <w:marLeft w:val="0"/>
      <w:marRight w:val="0"/>
      <w:marTop w:val="0"/>
      <w:marBottom w:val="0"/>
      <w:divBdr>
        <w:top w:val="none" w:sz="0" w:space="0" w:color="auto"/>
        <w:left w:val="none" w:sz="0" w:space="0" w:color="auto"/>
        <w:bottom w:val="none" w:sz="0" w:space="0" w:color="auto"/>
        <w:right w:val="none" w:sz="0" w:space="0" w:color="auto"/>
      </w:divBdr>
      <w:divsChild>
        <w:div w:id="242570688">
          <w:marLeft w:val="640"/>
          <w:marRight w:val="0"/>
          <w:marTop w:val="0"/>
          <w:marBottom w:val="0"/>
          <w:divBdr>
            <w:top w:val="none" w:sz="0" w:space="0" w:color="auto"/>
            <w:left w:val="none" w:sz="0" w:space="0" w:color="auto"/>
            <w:bottom w:val="none" w:sz="0" w:space="0" w:color="auto"/>
            <w:right w:val="none" w:sz="0" w:space="0" w:color="auto"/>
          </w:divBdr>
        </w:div>
        <w:div w:id="1336804093">
          <w:marLeft w:val="640"/>
          <w:marRight w:val="0"/>
          <w:marTop w:val="0"/>
          <w:marBottom w:val="0"/>
          <w:divBdr>
            <w:top w:val="none" w:sz="0" w:space="0" w:color="auto"/>
            <w:left w:val="none" w:sz="0" w:space="0" w:color="auto"/>
            <w:bottom w:val="none" w:sz="0" w:space="0" w:color="auto"/>
            <w:right w:val="none" w:sz="0" w:space="0" w:color="auto"/>
          </w:divBdr>
        </w:div>
      </w:divsChild>
    </w:div>
    <w:div w:id="1078088562">
      <w:bodyDiv w:val="1"/>
      <w:marLeft w:val="0"/>
      <w:marRight w:val="0"/>
      <w:marTop w:val="0"/>
      <w:marBottom w:val="0"/>
      <w:divBdr>
        <w:top w:val="none" w:sz="0" w:space="0" w:color="auto"/>
        <w:left w:val="none" w:sz="0" w:space="0" w:color="auto"/>
        <w:bottom w:val="none" w:sz="0" w:space="0" w:color="auto"/>
        <w:right w:val="none" w:sz="0" w:space="0" w:color="auto"/>
      </w:divBdr>
      <w:divsChild>
        <w:div w:id="147522938">
          <w:marLeft w:val="640"/>
          <w:marRight w:val="0"/>
          <w:marTop w:val="0"/>
          <w:marBottom w:val="0"/>
          <w:divBdr>
            <w:top w:val="none" w:sz="0" w:space="0" w:color="auto"/>
            <w:left w:val="none" w:sz="0" w:space="0" w:color="auto"/>
            <w:bottom w:val="none" w:sz="0" w:space="0" w:color="auto"/>
            <w:right w:val="none" w:sz="0" w:space="0" w:color="auto"/>
          </w:divBdr>
        </w:div>
        <w:div w:id="361132589">
          <w:marLeft w:val="640"/>
          <w:marRight w:val="0"/>
          <w:marTop w:val="0"/>
          <w:marBottom w:val="0"/>
          <w:divBdr>
            <w:top w:val="none" w:sz="0" w:space="0" w:color="auto"/>
            <w:left w:val="none" w:sz="0" w:space="0" w:color="auto"/>
            <w:bottom w:val="none" w:sz="0" w:space="0" w:color="auto"/>
            <w:right w:val="none" w:sz="0" w:space="0" w:color="auto"/>
          </w:divBdr>
        </w:div>
      </w:divsChild>
    </w:div>
    <w:div w:id="1078360083">
      <w:bodyDiv w:val="1"/>
      <w:marLeft w:val="0"/>
      <w:marRight w:val="0"/>
      <w:marTop w:val="0"/>
      <w:marBottom w:val="0"/>
      <w:divBdr>
        <w:top w:val="none" w:sz="0" w:space="0" w:color="auto"/>
        <w:left w:val="none" w:sz="0" w:space="0" w:color="auto"/>
        <w:bottom w:val="none" w:sz="0" w:space="0" w:color="auto"/>
        <w:right w:val="none" w:sz="0" w:space="0" w:color="auto"/>
      </w:divBdr>
      <w:divsChild>
        <w:div w:id="1356342953">
          <w:marLeft w:val="640"/>
          <w:marRight w:val="0"/>
          <w:marTop w:val="0"/>
          <w:marBottom w:val="0"/>
          <w:divBdr>
            <w:top w:val="none" w:sz="0" w:space="0" w:color="auto"/>
            <w:left w:val="none" w:sz="0" w:space="0" w:color="auto"/>
            <w:bottom w:val="none" w:sz="0" w:space="0" w:color="auto"/>
            <w:right w:val="none" w:sz="0" w:space="0" w:color="auto"/>
          </w:divBdr>
        </w:div>
        <w:div w:id="1185706046">
          <w:marLeft w:val="640"/>
          <w:marRight w:val="0"/>
          <w:marTop w:val="0"/>
          <w:marBottom w:val="0"/>
          <w:divBdr>
            <w:top w:val="none" w:sz="0" w:space="0" w:color="auto"/>
            <w:left w:val="none" w:sz="0" w:space="0" w:color="auto"/>
            <w:bottom w:val="none" w:sz="0" w:space="0" w:color="auto"/>
            <w:right w:val="none" w:sz="0" w:space="0" w:color="auto"/>
          </w:divBdr>
        </w:div>
        <w:div w:id="513540423">
          <w:marLeft w:val="640"/>
          <w:marRight w:val="0"/>
          <w:marTop w:val="0"/>
          <w:marBottom w:val="0"/>
          <w:divBdr>
            <w:top w:val="none" w:sz="0" w:space="0" w:color="auto"/>
            <w:left w:val="none" w:sz="0" w:space="0" w:color="auto"/>
            <w:bottom w:val="none" w:sz="0" w:space="0" w:color="auto"/>
            <w:right w:val="none" w:sz="0" w:space="0" w:color="auto"/>
          </w:divBdr>
        </w:div>
        <w:div w:id="123668164">
          <w:marLeft w:val="640"/>
          <w:marRight w:val="0"/>
          <w:marTop w:val="0"/>
          <w:marBottom w:val="0"/>
          <w:divBdr>
            <w:top w:val="none" w:sz="0" w:space="0" w:color="auto"/>
            <w:left w:val="none" w:sz="0" w:space="0" w:color="auto"/>
            <w:bottom w:val="none" w:sz="0" w:space="0" w:color="auto"/>
            <w:right w:val="none" w:sz="0" w:space="0" w:color="auto"/>
          </w:divBdr>
        </w:div>
        <w:div w:id="386073195">
          <w:marLeft w:val="640"/>
          <w:marRight w:val="0"/>
          <w:marTop w:val="0"/>
          <w:marBottom w:val="0"/>
          <w:divBdr>
            <w:top w:val="none" w:sz="0" w:space="0" w:color="auto"/>
            <w:left w:val="none" w:sz="0" w:space="0" w:color="auto"/>
            <w:bottom w:val="none" w:sz="0" w:space="0" w:color="auto"/>
            <w:right w:val="none" w:sz="0" w:space="0" w:color="auto"/>
          </w:divBdr>
        </w:div>
        <w:div w:id="1386829271">
          <w:marLeft w:val="640"/>
          <w:marRight w:val="0"/>
          <w:marTop w:val="0"/>
          <w:marBottom w:val="0"/>
          <w:divBdr>
            <w:top w:val="none" w:sz="0" w:space="0" w:color="auto"/>
            <w:left w:val="none" w:sz="0" w:space="0" w:color="auto"/>
            <w:bottom w:val="none" w:sz="0" w:space="0" w:color="auto"/>
            <w:right w:val="none" w:sz="0" w:space="0" w:color="auto"/>
          </w:divBdr>
        </w:div>
        <w:div w:id="1050302639">
          <w:marLeft w:val="640"/>
          <w:marRight w:val="0"/>
          <w:marTop w:val="0"/>
          <w:marBottom w:val="0"/>
          <w:divBdr>
            <w:top w:val="none" w:sz="0" w:space="0" w:color="auto"/>
            <w:left w:val="none" w:sz="0" w:space="0" w:color="auto"/>
            <w:bottom w:val="none" w:sz="0" w:space="0" w:color="auto"/>
            <w:right w:val="none" w:sz="0" w:space="0" w:color="auto"/>
          </w:divBdr>
        </w:div>
        <w:div w:id="1331061521">
          <w:marLeft w:val="640"/>
          <w:marRight w:val="0"/>
          <w:marTop w:val="0"/>
          <w:marBottom w:val="0"/>
          <w:divBdr>
            <w:top w:val="none" w:sz="0" w:space="0" w:color="auto"/>
            <w:left w:val="none" w:sz="0" w:space="0" w:color="auto"/>
            <w:bottom w:val="none" w:sz="0" w:space="0" w:color="auto"/>
            <w:right w:val="none" w:sz="0" w:space="0" w:color="auto"/>
          </w:divBdr>
        </w:div>
        <w:div w:id="930357815">
          <w:marLeft w:val="640"/>
          <w:marRight w:val="0"/>
          <w:marTop w:val="0"/>
          <w:marBottom w:val="0"/>
          <w:divBdr>
            <w:top w:val="none" w:sz="0" w:space="0" w:color="auto"/>
            <w:left w:val="none" w:sz="0" w:space="0" w:color="auto"/>
            <w:bottom w:val="none" w:sz="0" w:space="0" w:color="auto"/>
            <w:right w:val="none" w:sz="0" w:space="0" w:color="auto"/>
          </w:divBdr>
        </w:div>
        <w:div w:id="932979407">
          <w:marLeft w:val="640"/>
          <w:marRight w:val="0"/>
          <w:marTop w:val="0"/>
          <w:marBottom w:val="0"/>
          <w:divBdr>
            <w:top w:val="none" w:sz="0" w:space="0" w:color="auto"/>
            <w:left w:val="none" w:sz="0" w:space="0" w:color="auto"/>
            <w:bottom w:val="none" w:sz="0" w:space="0" w:color="auto"/>
            <w:right w:val="none" w:sz="0" w:space="0" w:color="auto"/>
          </w:divBdr>
        </w:div>
        <w:div w:id="1657100976">
          <w:marLeft w:val="640"/>
          <w:marRight w:val="0"/>
          <w:marTop w:val="0"/>
          <w:marBottom w:val="0"/>
          <w:divBdr>
            <w:top w:val="none" w:sz="0" w:space="0" w:color="auto"/>
            <w:left w:val="none" w:sz="0" w:space="0" w:color="auto"/>
            <w:bottom w:val="none" w:sz="0" w:space="0" w:color="auto"/>
            <w:right w:val="none" w:sz="0" w:space="0" w:color="auto"/>
          </w:divBdr>
        </w:div>
      </w:divsChild>
    </w:div>
    <w:div w:id="1121073736">
      <w:bodyDiv w:val="1"/>
      <w:marLeft w:val="0"/>
      <w:marRight w:val="0"/>
      <w:marTop w:val="0"/>
      <w:marBottom w:val="0"/>
      <w:divBdr>
        <w:top w:val="none" w:sz="0" w:space="0" w:color="auto"/>
        <w:left w:val="none" w:sz="0" w:space="0" w:color="auto"/>
        <w:bottom w:val="none" w:sz="0" w:space="0" w:color="auto"/>
        <w:right w:val="none" w:sz="0" w:space="0" w:color="auto"/>
      </w:divBdr>
      <w:divsChild>
        <w:div w:id="899898879">
          <w:marLeft w:val="640"/>
          <w:marRight w:val="0"/>
          <w:marTop w:val="0"/>
          <w:marBottom w:val="0"/>
          <w:divBdr>
            <w:top w:val="none" w:sz="0" w:space="0" w:color="auto"/>
            <w:left w:val="none" w:sz="0" w:space="0" w:color="auto"/>
            <w:bottom w:val="none" w:sz="0" w:space="0" w:color="auto"/>
            <w:right w:val="none" w:sz="0" w:space="0" w:color="auto"/>
          </w:divBdr>
        </w:div>
        <w:div w:id="911428413">
          <w:marLeft w:val="640"/>
          <w:marRight w:val="0"/>
          <w:marTop w:val="0"/>
          <w:marBottom w:val="0"/>
          <w:divBdr>
            <w:top w:val="none" w:sz="0" w:space="0" w:color="auto"/>
            <w:left w:val="none" w:sz="0" w:space="0" w:color="auto"/>
            <w:bottom w:val="none" w:sz="0" w:space="0" w:color="auto"/>
            <w:right w:val="none" w:sz="0" w:space="0" w:color="auto"/>
          </w:divBdr>
        </w:div>
        <w:div w:id="75983602">
          <w:marLeft w:val="640"/>
          <w:marRight w:val="0"/>
          <w:marTop w:val="0"/>
          <w:marBottom w:val="0"/>
          <w:divBdr>
            <w:top w:val="none" w:sz="0" w:space="0" w:color="auto"/>
            <w:left w:val="none" w:sz="0" w:space="0" w:color="auto"/>
            <w:bottom w:val="none" w:sz="0" w:space="0" w:color="auto"/>
            <w:right w:val="none" w:sz="0" w:space="0" w:color="auto"/>
          </w:divBdr>
        </w:div>
        <w:div w:id="1916621574">
          <w:marLeft w:val="640"/>
          <w:marRight w:val="0"/>
          <w:marTop w:val="0"/>
          <w:marBottom w:val="0"/>
          <w:divBdr>
            <w:top w:val="none" w:sz="0" w:space="0" w:color="auto"/>
            <w:left w:val="none" w:sz="0" w:space="0" w:color="auto"/>
            <w:bottom w:val="none" w:sz="0" w:space="0" w:color="auto"/>
            <w:right w:val="none" w:sz="0" w:space="0" w:color="auto"/>
          </w:divBdr>
        </w:div>
        <w:div w:id="919876573">
          <w:marLeft w:val="640"/>
          <w:marRight w:val="0"/>
          <w:marTop w:val="0"/>
          <w:marBottom w:val="0"/>
          <w:divBdr>
            <w:top w:val="none" w:sz="0" w:space="0" w:color="auto"/>
            <w:left w:val="none" w:sz="0" w:space="0" w:color="auto"/>
            <w:bottom w:val="none" w:sz="0" w:space="0" w:color="auto"/>
            <w:right w:val="none" w:sz="0" w:space="0" w:color="auto"/>
          </w:divBdr>
        </w:div>
        <w:div w:id="1174606387">
          <w:marLeft w:val="640"/>
          <w:marRight w:val="0"/>
          <w:marTop w:val="0"/>
          <w:marBottom w:val="0"/>
          <w:divBdr>
            <w:top w:val="none" w:sz="0" w:space="0" w:color="auto"/>
            <w:left w:val="none" w:sz="0" w:space="0" w:color="auto"/>
            <w:bottom w:val="none" w:sz="0" w:space="0" w:color="auto"/>
            <w:right w:val="none" w:sz="0" w:space="0" w:color="auto"/>
          </w:divBdr>
        </w:div>
        <w:div w:id="912161680">
          <w:marLeft w:val="640"/>
          <w:marRight w:val="0"/>
          <w:marTop w:val="0"/>
          <w:marBottom w:val="0"/>
          <w:divBdr>
            <w:top w:val="none" w:sz="0" w:space="0" w:color="auto"/>
            <w:left w:val="none" w:sz="0" w:space="0" w:color="auto"/>
            <w:bottom w:val="none" w:sz="0" w:space="0" w:color="auto"/>
            <w:right w:val="none" w:sz="0" w:space="0" w:color="auto"/>
          </w:divBdr>
        </w:div>
        <w:div w:id="1944652695">
          <w:marLeft w:val="640"/>
          <w:marRight w:val="0"/>
          <w:marTop w:val="0"/>
          <w:marBottom w:val="0"/>
          <w:divBdr>
            <w:top w:val="none" w:sz="0" w:space="0" w:color="auto"/>
            <w:left w:val="none" w:sz="0" w:space="0" w:color="auto"/>
            <w:bottom w:val="none" w:sz="0" w:space="0" w:color="auto"/>
            <w:right w:val="none" w:sz="0" w:space="0" w:color="auto"/>
          </w:divBdr>
        </w:div>
        <w:div w:id="630019698">
          <w:marLeft w:val="640"/>
          <w:marRight w:val="0"/>
          <w:marTop w:val="0"/>
          <w:marBottom w:val="0"/>
          <w:divBdr>
            <w:top w:val="none" w:sz="0" w:space="0" w:color="auto"/>
            <w:left w:val="none" w:sz="0" w:space="0" w:color="auto"/>
            <w:bottom w:val="none" w:sz="0" w:space="0" w:color="auto"/>
            <w:right w:val="none" w:sz="0" w:space="0" w:color="auto"/>
          </w:divBdr>
        </w:div>
        <w:div w:id="1870530428">
          <w:marLeft w:val="640"/>
          <w:marRight w:val="0"/>
          <w:marTop w:val="0"/>
          <w:marBottom w:val="0"/>
          <w:divBdr>
            <w:top w:val="none" w:sz="0" w:space="0" w:color="auto"/>
            <w:left w:val="none" w:sz="0" w:space="0" w:color="auto"/>
            <w:bottom w:val="none" w:sz="0" w:space="0" w:color="auto"/>
            <w:right w:val="none" w:sz="0" w:space="0" w:color="auto"/>
          </w:divBdr>
        </w:div>
        <w:div w:id="458574788">
          <w:marLeft w:val="640"/>
          <w:marRight w:val="0"/>
          <w:marTop w:val="0"/>
          <w:marBottom w:val="0"/>
          <w:divBdr>
            <w:top w:val="none" w:sz="0" w:space="0" w:color="auto"/>
            <w:left w:val="none" w:sz="0" w:space="0" w:color="auto"/>
            <w:bottom w:val="none" w:sz="0" w:space="0" w:color="auto"/>
            <w:right w:val="none" w:sz="0" w:space="0" w:color="auto"/>
          </w:divBdr>
        </w:div>
      </w:divsChild>
    </w:div>
    <w:div w:id="1125198445">
      <w:bodyDiv w:val="1"/>
      <w:marLeft w:val="0"/>
      <w:marRight w:val="0"/>
      <w:marTop w:val="0"/>
      <w:marBottom w:val="0"/>
      <w:divBdr>
        <w:top w:val="none" w:sz="0" w:space="0" w:color="auto"/>
        <w:left w:val="none" w:sz="0" w:space="0" w:color="auto"/>
        <w:bottom w:val="none" w:sz="0" w:space="0" w:color="auto"/>
        <w:right w:val="none" w:sz="0" w:space="0" w:color="auto"/>
      </w:divBdr>
      <w:divsChild>
        <w:div w:id="781346189">
          <w:marLeft w:val="640"/>
          <w:marRight w:val="0"/>
          <w:marTop w:val="0"/>
          <w:marBottom w:val="0"/>
          <w:divBdr>
            <w:top w:val="none" w:sz="0" w:space="0" w:color="auto"/>
            <w:left w:val="none" w:sz="0" w:space="0" w:color="auto"/>
            <w:bottom w:val="none" w:sz="0" w:space="0" w:color="auto"/>
            <w:right w:val="none" w:sz="0" w:space="0" w:color="auto"/>
          </w:divBdr>
        </w:div>
        <w:div w:id="1704164498">
          <w:marLeft w:val="640"/>
          <w:marRight w:val="0"/>
          <w:marTop w:val="0"/>
          <w:marBottom w:val="0"/>
          <w:divBdr>
            <w:top w:val="none" w:sz="0" w:space="0" w:color="auto"/>
            <w:left w:val="none" w:sz="0" w:space="0" w:color="auto"/>
            <w:bottom w:val="none" w:sz="0" w:space="0" w:color="auto"/>
            <w:right w:val="none" w:sz="0" w:space="0" w:color="auto"/>
          </w:divBdr>
        </w:div>
        <w:div w:id="264268168">
          <w:marLeft w:val="640"/>
          <w:marRight w:val="0"/>
          <w:marTop w:val="0"/>
          <w:marBottom w:val="0"/>
          <w:divBdr>
            <w:top w:val="none" w:sz="0" w:space="0" w:color="auto"/>
            <w:left w:val="none" w:sz="0" w:space="0" w:color="auto"/>
            <w:bottom w:val="none" w:sz="0" w:space="0" w:color="auto"/>
            <w:right w:val="none" w:sz="0" w:space="0" w:color="auto"/>
          </w:divBdr>
        </w:div>
        <w:div w:id="695548435">
          <w:marLeft w:val="640"/>
          <w:marRight w:val="0"/>
          <w:marTop w:val="0"/>
          <w:marBottom w:val="0"/>
          <w:divBdr>
            <w:top w:val="none" w:sz="0" w:space="0" w:color="auto"/>
            <w:left w:val="none" w:sz="0" w:space="0" w:color="auto"/>
            <w:bottom w:val="none" w:sz="0" w:space="0" w:color="auto"/>
            <w:right w:val="none" w:sz="0" w:space="0" w:color="auto"/>
          </w:divBdr>
        </w:div>
        <w:div w:id="49353090">
          <w:marLeft w:val="640"/>
          <w:marRight w:val="0"/>
          <w:marTop w:val="0"/>
          <w:marBottom w:val="0"/>
          <w:divBdr>
            <w:top w:val="none" w:sz="0" w:space="0" w:color="auto"/>
            <w:left w:val="none" w:sz="0" w:space="0" w:color="auto"/>
            <w:bottom w:val="none" w:sz="0" w:space="0" w:color="auto"/>
            <w:right w:val="none" w:sz="0" w:space="0" w:color="auto"/>
          </w:divBdr>
        </w:div>
        <w:div w:id="1186477102">
          <w:marLeft w:val="640"/>
          <w:marRight w:val="0"/>
          <w:marTop w:val="0"/>
          <w:marBottom w:val="0"/>
          <w:divBdr>
            <w:top w:val="none" w:sz="0" w:space="0" w:color="auto"/>
            <w:left w:val="none" w:sz="0" w:space="0" w:color="auto"/>
            <w:bottom w:val="none" w:sz="0" w:space="0" w:color="auto"/>
            <w:right w:val="none" w:sz="0" w:space="0" w:color="auto"/>
          </w:divBdr>
        </w:div>
        <w:div w:id="1598557120">
          <w:marLeft w:val="640"/>
          <w:marRight w:val="0"/>
          <w:marTop w:val="0"/>
          <w:marBottom w:val="0"/>
          <w:divBdr>
            <w:top w:val="none" w:sz="0" w:space="0" w:color="auto"/>
            <w:left w:val="none" w:sz="0" w:space="0" w:color="auto"/>
            <w:bottom w:val="none" w:sz="0" w:space="0" w:color="auto"/>
            <w:right w:val="none" w:sz="0" w:space="0" w:color="auto"/>
          </w:divBdr>
        </w:div>
        <w:div w:id="1272858394">
          <w:marLeft w:val="640"/>
          <w:marRight w:val="0"/>
          <w:marTop w:val="0"/>
          <w:marBottom w:val="0"/>
          <w:divBdr>
            <w:top w:val="none" w:sz="0" w:space="0" w:color="auto"/>
            <w:left w:val="none" w:sz="0" w:space="0" w:color="auto"/>
            <w:bottom w:val="none" w:sz="0" w:space="0" w:color="auto"/>
            <w:right w:val="none" w:sz="0" w:space="0" w:color="auto"/>
          </w:divBdr>
        </w:div>
        <w:div w:id="1298292190">
          <w:marLeft w:val="640"/>
          <w:marRight w:val="0"/>
          <w:marTop w:val="0"/>
          <w:marBottom w:val="0"/>
          <w:divBdr>
            <w:top w:val="none" w:sz="0" w:space="0" w:color="auto"/>
            <w:left w:val="none" w:sz="0" w:space="0" w:color="auto"/>
            <w:bottom w:val="none" w:sz="0" w:space="0" w:color="auto"/>
            <w:right w:val="none" w:sz="0" w:space="0" w:color="auto"/>
          </w:divBdr>
        </w:div>
        <w:div w:id="700597208">
          <w:marLeft w:val="640"/>
          <w:marRight w:val="0"/>
          <w:marTop w:val="0"/>
          <w:marBottom w:val="0"/>
          <w:divBdr>
            <w:top w:val="none" w:sz="0" w:space="0" w:color="auto"/>
            <w:left w:val="none" w:sz="0" w:space="0" w:color="auto"/>
            <w:bottom w:val="none" w:sz="0" w:space="0" w:color="auto"/>
            <w:right w:val="none" w:sz="0" w:space="0" w:color="auto"/>
          </w:divBdr>
        </w:div>
      </w:divsChild>
    </w:div>
    <w:div w:id="1158230896">
      <w:bodyDiv w:val="1"/>
      <w:marLeft w:val="0"/>
      <w:marRight w:val="0"/>
      <w:marTop w:val="0"/>
      <w:marBottom w:val="0"/>
      <w:divBdr>
        <w:top w:val="none" w:sz="0" w:space="0" w:color="auto"/>
        <w:left w:val="none" w:sz="0" w:space="0" w:color="auto"/>
        <w:bottom w:val="none" w:sz="0" w:space="0" w:color="auto"/>
        <w:right w:val="none" w:sz="0" w:space="0" w:color="auto"/>
      </w:divBdr>
      <w:divsChild>
        <w:div w:id="564683049">
          <w:marLeft w:val="640"/>
          <w:marRight w:val="0"/>
          <w:marTop w:val="0"/>
          <w:marBottom w:val="0"/>
          <w:divBdr>
            <w:top w:val="none" w:sz="0" w:space="0" w:color="auto"/>
            <w:left w:val="none" w:sz="0" w:space="0" w:color="auto"/>
            <w:bottom w:val="none" w:sz="0" w:space="0" w:color="auto"/>
            <w:right w:val="none" w:sz="0" w:space="0" w:color="auto"/>
          </w:divBdr>
        </w:div>
        <w:div w:id="320885719">
          <w:marLeft w:val="640"/>
          <w:marRight w:val="0"/>
          <w:marTop w:val="0"/>
          <w:marBottom w:val="0"/>
          <w:divBdr>
            <w:top w:val="none" w:sz="0" w:space="0" w:color="auto"/>
            <w:left w:val="none" w:sz="0" w:space="0" w:color="auto"/>
            <w:bottom w:val="none" w:sz="0" w:space="0" w:color="auto"/>
            <w:right w:val="none" w:sz="0" w:space="0" w:color="auto"/>
          </w:divBdr>
        </w:div>
        <w:div w:id="1894385787">
          <w:marLeft w:val="640"/>
          <w:marRight w:val="0"/>
          <w:marTop w:val="0"/>
          <w:marBottom w:val="0"/>
          <w:divBdr>
            <w:top w:val="none" w:sz="0" w:space="0" w:color="auto"/>
            <w:left w:val="none" w:sz="0" w:space="0" w:color="auto"/>
            <w:bottom w:val="none" w:sz="0" w:space="0" w:color="auto"/>
            <w:right w:val="none" w:sz="0" w:space="0" w:color="auto"/>
          </w:divBdr>
        </w:div>
        <w:div w:id="1711302471">
          <w:marLeft w:val="640"/>
          <w:marRight w:val="0"/>
          <w:marTop w:val="0"/>
          <w:marBottom w:val="0"/>
          <w:divBdr>
            <w:top w:val="none" w:sz="0" w:space="0" w:color="auto"/>
            <w:left w:val="none" w:sz="0" w:space="0" w:color="auto"/>
            <w:bottom w:val="none" w:sz="0" w:space="0" w:color="auto"/>
            <w:right w:val="none" w:sz="0" w:space="0" w:color="auto"/>
          </w:divBdr>
        </w:div>
        <w:div w:id="1154489823">
          <w:marLeft w:val="640"/>
          <w:marRight w:val="0"/>
          <w:marTop w:val="0"/>
          <w:marBottom w:val="0"/>
          <w:divBdr>
            <w:top w:val="none" w:sz="0" w:space="0" w:color="auto"/>
            <w:left w:val="none" w:sz="0" w:space="0" w:color="auto"/>
            <w:bottom w:val="none" w:sz="0" w:space="0" w:color="auto"/>
            <w:right w:val="none" w:sz="0" w:space="0" w:color="auto"/>
          </w:divBdr>
        </w:div>
        <w:div w:id="2081554504">
          <w:marLeft w:val="640"/>
          <w:marRight w:val="0"/>
          <w:marTop w:val="0"/>
          <w:marBottom w:val="0"/>
          <w:divBdr>
            <w:top w:val="none" w:sz="0" w:space="0" w:color="auto"/>
            <w:left w:val="none" w:sz="0" w:space="0" w:color="auto"/>
            <w:bottom w:val="none" w:sz="0" w:space="0" w:color="auto"/>
            <w:right w:val="none" w:sz="0" w:space="0" w:color="auto"/>
          </w:divBdr>
        </w:div>
      </w:divsChild>
    </w:div>
    <w:div w:id="1161628230">
      <w:bodyDiv w:val="1"/>
      <w:marLeft w:val="0"/>
      <w:marRight w:val="0"/>
      <w:marTop w:val="0"/>
      <w:marBottom w:val="0"/>
      <w:divBdr>
        <w:top w:val="none" w:sz="0" w:space="0" w:color="auto"/>
        <w:left w:val="none" w:sz="0" w:space="0" w:color="auto"/>
        <w:bottom w:val="none" w:sz="0" w:space="0" w:color="auto"/>
        <w:right w:val="none" w:sz="0" w:space="0" w:color="auto"/>
      </w:divBdr>
      <w:divsChild>
        <w:div w:id="381563998">
          <w:marLeft w:val="640"/>
          <w:marRight w:val="0"/>
          <w:marTop w:val="0"/>
          <w:marBottom w:val="0"/>
          <w:divBdr>
            <w:top w:val="none" w:sz="0" w:space="0" w:color="auto"/>
            <w:left w:val="none" w:sz="0" w:space="0" w:color="auto"/>
            <w:bottom w:val="none" w:sz="0" w:space="0" w:color="auto"/>
            <w:right w:val="none" w:sz="0" w:space="0" w:color="auto"/>
          </w:divBdr>
        </w:div>
        <w:div w:id="542014878">
          <w:marLeft w:val="640"/>
          <w:marRight w:val="0"/>
          <w:marTop w:val="0"/>
          <w:marBottom w:val="0"/>
          <w:divBdr>
            <w:top w:val="none" w:sz="0" w:space="0" w:color="auto"/>
            <w:left w:val="none" w:sz="0" w:space="0" w:color="auto"/>
            <w:bottom w:val="none" w:sz="0" w:space="0" w:color="auto"/>
            <w:right w:val="none" w:sz="0" w:space="0" w:color="auto"/>
          </w:divBdr>
        </w:div>
        <w:div w:id="1336683974">
          <w:marLeft w:val="640"/>
          <w:marRight w:val="0"/>
          <w:marTop w:val="0"/>
          <w:marBottom w:val="0"/>
          <w:divBdr>
            <w:top w:val="none" w:sz="0" w:space="0" w:color="auto"/>
            <w:left w:val="none" w:sz="0" w:space="0" w:color="auto"/>
            <w:bottom w:val="none" w:sz="0" w:space="0" w:color="auto"/>
            <w:right w:val="none" w:sz="0" w:space="0" w:color="auto"/>
          </w:divBdr>
        </w:div>
        <w:div w:id="666443827">
          <w:marLeft w:val="640"/>
          <w:marRight w:val="0"/>
          <w:marTop w:val="0"/>
          <w:marBottom w:val="0"/>
          <w:divBdr>
            <w:top w:val="none" w:sz="0" w:space="0" w:color="auto"/>
            <w:left w:val="none" w:sz="0" w:space="0" w:color="auto"/>
            <w:bottom w:val="none" w:sz="0" w:space="0" w:color="auto"/>
            <w:right w:val="none" w:sz="0" w:space="0" w:color="auto"/>
          </w:divBdr>
        </w:div>
        <w:div w:id="1656953356">
          <w:marLeft w:val="640"/>
          <w:marRight w:val="0"/>
          <w:marTop w:val="0"/>
          <w:marBottom w:val="0"/>
          <w:divBdr>
            <w:top w:val="none" w:sz="0" w:space="0" w:color="auto"/>
            <w:left w:val="none" w:sz="0" w:space="0" w:color="auto"/>
            <w:bottom w:val="none" w:sz="0" w:space="0" w:color="auto"/>
            <w:right w:val="none" w:sz="0" w:space="0" w:color="auto"/>
          </w:divBdr>
        </w:div>
        <w:div w:id="1220097116">
          <w:marLeft w:val="640"/>
          <w:marRight w:val="0"/>
          <w:marTop w:val="0"/>
          <w:marBottom w:val="0"/>
          <w:divBdr>
            <w:top w:val="none" w:sz="0" w:space="0" w:color="auto"/>
            <w:left w:val="none" w:sz="0" w:space="0" w:color="auto"/>
            <w:bottom w:val="none" w:sz="0" w:space="0" w:color="auto"/>
            <w:right w:val="none" w:sz="0" w:space="0" w:color="auto"/>
          </w:divBdr>
        </w:div>
      </w:divsChild>
    </w:div>
    <w:div w:id="1232428671">
      <w:bodyDiv w:val="1"/>
      <w:marLeft w:val="0"/>
      <w:marRight w:val="0"/>
      <w:marTop w:val="0"/>
      <w:marBottom w:val="0"/>
      <w:divBdr>
        <w:top w:val="none" w:sz="0" w:space="0" w:color="auto"/>
        <w:left w:val="none" w:sz="0" w:space="0" w:color="auto"/>
        <w:bottom w:val="none" w:sz="0" w:space="0" w:color="auto"/>
        <w:right w:val="none" w:sz="0" w:space="0" w:color="auto"/>
      </w:divBdr>
      <w:divsChild>
        <w:div w:id="238640179">
          <w:marLeft w:val="640"/>
          <w:marRight w:val="0"/>
          <w:marTop w:val="0"/>
          <w:marBottom w:val="0"/>
          <w:divBdr>
            <w:top w:val="none" w:sz="0" w:space="0" w:color="auto"/>
            <w:left w:val="none" w:sz="0" w:space="0" w:color="auto"/>
            <w:bottom w:val="none" w:sz="0" w:space="0" w:color="auto"/>
            <w:right w:val="none" w:sz="0" w:space="0" w:color="auto"/>
          </w:divBdr>
        </w:div>
        <w:div w:id="829753060">
          <w:marLeft w:val="640"/>
          <w:marRight w:val="0"/>
          <w:marTop w:val="0"/>
          <w:marBottom w:val="0"/>
          <w:divBdr>
            <w:top w:val="none" w:sz="0" w:space="0" w:color="auto"/>
            <w:left w:val="none" w:sz="0" w:space="0" w:color="auto"/>
            <w:bottom w:val="none" w:sz="0" w:space="0" w:color="auto"/>
            <w:right w:val="none" w:sz="0" w:space="0" w:color="auto"/>
          </w:divBdr>
        </w:div>
        <w:div w:id="1773548635">
          <w:marLeft w:val="640"/>
          <w:marRight w:val="0"/>
          <w:marTop w:val="0"/>
          <w:marBottom w:val="0"/>
          <w:divBdr>
            <w:top w:val="none" w:sz="0" w:space="0" w:color="auto"/>
            <w:left w:val="none" w:sz="0" w:space="0" w:color="auto"/>
            <w:bottom w:val="none" w:sz="0" w:space="0" w:color="auto"/>
            <w:right w:val="none" w:sz="0" w:space="0" w:color="auto"/>
          </w:divBdr>
        </w:div>
        <w:div w:id="443965172">
          <w:marLeft w:val="640"/>
          <w:marRight w:val="0"/>
          <w:marTop w:val="0"/>
          <w:marBottom w:val="0"/>
          <w:divBdr>
            <w:top w:val="none" w:sz="0" w:space="0" w:color="auto"/>
            <w:left w:val="none" w:sz="0" w:space="0" w:color="auto"/>
            <w:bottom w:val="none" w:sz="0" w:space="0" w:color="auto"/>
            <w:right w:val="none" w:sz="0" w:space="0" w:color="auto"/>
          </w:divBdr>
        </w:div>
      </w:divsChild>
    </w:div>
    <w:div w:id="1235319004">
      <w:bodyDiv w:val="1"/>
      <w:marLeft w:val="0"/>
      <w:marRight w:val="0"/>
      <w:marTop w:val="0"/>
      <w:marBottom w:val="0"/>
      <w:divBdr>
        <w:top w:val="none" w:sz="0" w:space="0" w:color="auto"/>
        <w:left w:val="none" w:sz="0" w:space="0" w:color="auto"/>
        <w:bottom w:val="none" w:sz="0" w:space="0" w:color="auto"/>
        <w:right w:val="none" w:sz="0" w:space="0" w:color="auto"/>
      </w:divBdr>
      <w:divsChild>
        <w:div w:id="602616650">
          <w:marLeft w:val="640"/>
          <w:marRight w:val="0"/>
          <w:marTop w:val="0"/>
          <w:marBottom w:val="0"/>
          <w:divBdr>
            <w:top w:val="none" w:sz="0" w:space="0" w:color="auto"/>
            <w:left w:val="none" w:sz="0" w:space="0" w:color="auto"/>
            <w:bottom w:val="none" w:sz="0" w:space="0" w:color="auto"/>
            <w:right w:val="none" w:sz="0" w:space="0" w:color="auto"/>
          </w:divBdr>
        </w:div>
        <w:div w:id="901451428">
          <w:marLeft w:val="640"/>
          <w:marRight w:val="0"/>
          <w:marTop w:val="0"/>
          <w:marBottom w:val="0"/>
          <w:divBdr>
            <w:top w:val="none" w:sz="0" w:space="0" w:color="auto"/>
            <w:left w:val="none" w:sz="0" w:space="0" w:color="auto"/>
            <w:bottom w:val="none" w:sz="0" w:space="0" w:color="auto"/>
            <w:right w:val="none" w:sz="0" w:space="0" w:color="auto"/>
          </w:divBdr>
        </w:div>
        <w:div w:id="938950487">
          <w:marLeft w:val="640"/>
          <w:marRight w:val="0"/>
          <w:marTop w:val="0"/>
          <w:marBottom w:val="0"/>
          <w:divBdr>
            <w:top w:val="none" w:sz="0" w:space="0" w:color="auto"/>
            <w:left w:val="none" w:sz="0" w:space="0" w:color="auto"/>
            <w:bottom w:val="none" w:sz="0" w:space="0" w:color="auto"/>
            <w:right w:val="none" w:sz="0" w:space="0" w:color="auto"/>
          </w:divBdr>
        </w:div>
        <w:div w:id="192764437">
          <w:marLeft w:val="640"/>
          <w:marRight w:val="0"/>
          <w:marTop w:val="0"/>
          <w:marBottom w:val="0"/>
          <w:divBdr>
            <w:top w:val="none" w:sz="0" w:space="0" w:color="auto"/>
            <w:left w:val="none" w:sz="0" w:space="0" w:color="auto"/>
            <w:bottom w:val="none" w:sz="0" w:space="0" w:color="auto"/>
            <w:right w:val="none" w:sz="0" w:space="0" w:color="auto"/>
          </w:divBdr>
        </w:div>
        <w:div w:id="68356267">
          <w:marLeft w:val="640"/>
          <w:marRight w:val="0"/>
          <w:marTop w:val="0"/>
          <w:marBottom w:val="0"/>
          <w:divBdr>
            <w:top w:val="none" w:sz="0" w:space="0" w:color="auto"/>
            <w:left w:val="none" w:sz="0" w:space="0" w:color="auto"/>
            <w:bottom w:val="none" w:sz="0" w:space="0" w:color="auto"/>
            <w:right w:val="none" w:sz="0" w:space="0" w:color="auto"/>
          </w:divBdr>
        </w:div>
        <w:div w:id="129247623">
          <w:marLeft w:val="640"/>
          <w:marRight w:val="0"/>
          <w:marTop w:val="0"/>
          <w:marBottom w:val="0"/>
          <w:divBdr>
            <w:top w:val="none" w:sz="0" w:space="0" w:color="auto"/>
            <w:left w:val="none" w:sz="0" w:space="0" w:color="auto"/>
            <w:bottom w:val="none" w:sz="0" w:space="0" w:color="auto"/>
            <w:right w:val="none" w:sz="0" w:space="0" w:color="auto"/>
          </w:divBdr>
        </w:div>
        <w:div w:id="1060983645">
          <w:marLeft w:val="640"/>
          <w:marRight w:val="0"/>
          <w:marTop w:val="0"/>
          <w:marBottom w:val="0"/>
          <w:divBdr>
            <w:top w:val="none" w:sz="0" w:space="0" w:color="auto"/>
            <w:left w:val="none" w:sz="0" w:space="0" w:color="auto"/>
            <w:bottom w:val="none" w:sz="0" w:space="0" w:color="auto"/>
            <w:right w:val="none" w:sz="0" w:space="0" w:color="auto"/>
          </w:divBdr>
        </w:div>
      </w:divsChild>
    </w:div>
    <w:div w:id="1243562183">
      <w:bodyDiv w:val="1"/>
      <w:marLeft w:val="0"/>
      <w:marRight w:val="0"/>
      <w:marTop w:val="0"/>
      <w:marBottom w:val="0"/>
      <w:divBdr>
        <w:top w:val="none" w:sz="0" w:space="0" w:color="auto"/>
        <w:left w:val="none" w:sz="0" w:space="0" w:color="auto"/>
        <w:bottom w:val="none" w:sz="0" w:space="0" w:color="auto"/>
        <w:right w:val="none" w:sz="0" w:space="0" w:color="auto"/>
      </w:divBdr>
      <w:divsChild>
        <w:div w:id="1788618831">
          <w:marLeft w:val="640"/>
          <w:marRight w:val="0"/>
          <w:marTop w:val="0"/>
          <w:marBottom w:val="0"/>
          <w:divBdr>
            <w:top w:val="none" w:sz="0" w:space="0" w:color="auto"/>
            <w:left w:val="none" w:sz="0" w:space="0" w:color="auto"/>
            <w:bottom w:val="none" w:sz="0" w:space="0" w:color="auto"/>
            <w:right w:val="none" w:sz="0" w:space="0" w:color="auto"/>
          </w:divBdr>
        </w:div>
        <w:div w:id="1868058399">
          <w:marLeft w:val="640"/>
          <w:marRight w:val="0"/>
          <w:marTop w:val="0"/>
          <w:marBottom w:val="0"/>
          <w:divBdr>
            <w:top w:val="none" w:sz="0" w:space="0" w:color="auto"/>
            <w:left w:val="none" w:sz="0" w:space="0" w:color="auto"/>
            <w:bottom w:val="none" w:sz="0" w:space="0" w:color="auto"/>
            <w:right w:val="none" w:sz="0" w:space="0" w:color="auto"/>
          </w:divBdr>
        </w:div>
        <w:div w:id="1986201385">
          <w:marLeft w:val="640"/>
          <w:marRight w:val="0"/>
          <w:marTop w:val="0"/>
          <w:marBottom w:val="0"/>
          <w:divBdr>
            <w:top w:val="none" w:sz="0" w:space="0" w:color="auto"/>
            <w:left w:val="none" w:sz="0" w:space="0" w:color="auto"/>
            <w:bottom w:val="none" w:sz="0" w:space="0" w:color="auto"/>
            <w:right w:val="none" w:sz="0" w:space="0" w:color="auto"/>
          </w:divBdr>
        </w:div>
      </w:divsChild>
    </w:div>
    <w:div w:id="1262108027">
      <w:bodyDiv w:val="1"/>
      <w:marLeft w:val="0"/>
      <w:marRight w:val="0"/>
      <w:marTop w:val="0"/>
      <w:marBottom w:val="0"/>
      <w:divBdr>
        <w:top w:val="none" w:sz="0" w:space="0" w:color="auto"/>
        <w:left w:val="none" w:sz="0" w:space="0" w:color="auto"/>
        <w:bottom w:val="none" w:sz="0" w:space="0" w:color="auto"/>
        <w:right w:val="none" w:sz="0" w:space="0" w:color="auto"/>
      </w:divBdr>
      <w:divsChild>
        <w:div w:id="1349984158">
          <w:marLeft w:val="640"/>
          <w:marRight w:val="0"/>
          <w:marTop w:val="0"/>
          <w:marBottom w:val="0"/>
          <w:divBdr>
            <w:top w:val="none" w:sz="0" w:space="0" w:color="auto"/>
            <w:left w:val="none" w:sz="0" w:space="0" w:color="auto"/>
            <w:bottom w:val="none" w:sz="0" w:space="0" w:color="auto"/>
            <w:right w:val="none" w:sz="0" w:space="0" w:color="auto"/>
          </w:divBdr>
        </w:div>
        <w:div w:id="136453730">
          <w:marLeft w:val="640"/>
          <w:marRight w:val="0"/>
          <w:marTop w:val="0"/>
          <w:marBottom w:val="0"/>
          <w:divBdr>
            <w:top w:val="none" w:sz="0" w:space="0" w:color="auto"/>
            <w:left w:val="none" w:sz="0" w:space="0" w:color="auto"/>
            <w:bottom w:val="none" w:sz="0" w:space="0" w:color="auto"/>
            <w:right w:val="none" w:sz="0" w:space="0" w:color="auto"/>
          </w:divBdr>
        </w:div>
        <w:div w:id="638463603">
          <w:marLeft w:val="640"/>
          <w:marRight w:val="0"/>
          <w:marTop w:val="0"/>
          <w:marBottom w:val="0"/>
          <w:divBdr>
            <w:top w:val="none" w:sz="0" w:space="0" w:color="auto"/>
            <w:left w:val="none" w:sz="0" w:space="0" w:color="auto"/>
            <w:bottom w:val="none" w:sz="0" w:space="0" w:color="auto"/>
            <w:right w:val="none" w:sz="0" w:space="0" w:color="auto"/>
          </w:divBdr>
        </w:div>
        <w:div w:id="131219650">
          <w:marLeft w:val="640"/>
          <w:marRight w:val="0"/>
          <w:marTop w:val="0"/>
          <w:marBottom w:val="0"/>
          <w:divBdr>
            <w:top w:val="none" w:sz="0" w:space="0" w:color="auto"/>
            <w:left w:val="none" w:sz="0" w:space="0" w:color="auto"/>
            <w:bottom w:val="none" w:sz="0" w:space="0" w:color="auto"/>
            <w:right w:val="none" w:sz="0" w:space="0" w:color="auto"/>
          </w:divBdr>
        </w:div>
        <w:div w:id="1943949372">
          <w:marLeft w:val="640"/>
          <w:marRight w:val="0"/>
          <w:marTop w:val="0"/>
          <w:marBottom w:val="0"/>
          <w:divBdr>
            <w:top w:val="none" w:sz="0" w:space="0" w:color="auto"/>
            <w:left w:val="none" w:sz="0" w:space="0" w:color="auto"/>
            <w:bottom w:val="none" w:sz="0" w:space="0" w:color="auto"/>
            <w:right w:val="none" w:sz="0" w:space="0" w:color="auto"/>
          </w:divBdr>
        </w:div>
        <w:div w:id="1057708051">
          <w:marLeft w:val="640"/>
          <w:marRight w:val="0"/>
          <w:marTop w:val="0"/>
          <w:marBottom w:val="0"/>
          <w:divBdr>
            <w:top w:val="none" w:sz="0" w:space="0" w:color="auto"/>
            <w:left w:val="none" w:sz="0" w:space="0" w:color="auto"/>
            <w:bottom w:val="none" w:sz="0" w:space="0" w:color="auto"/>
            <w:right w:val="none" w:sz="0" w:space="0" w:color="auto"/>
          </w:divBdr>
        </w:div>
        <w:div w:id="1757482123">
          <w:marLeft w:val="640"/>
          <w:marRight w:val="0"/>
          <w:marTop w:val="0"/>
          <w:marBottom w:val="0"/>
          <w:divBdr>
            <w:top w:val="none" w:sz="0" w:space="0" w:color="auto"/>
            <w:left w:val="none" w:sz="0" w:space="0" w:color="auto"/>
            <w:bottom w:val="none" w:sz="0" w:space="0" w:color="auto"/>
            <w:right w:val="none" w:sz="0" w:space="0" w:color="auto"/>
          </w:divBdr>
        </w:div>
        <w:div w:id="1229806313">
          <w:marLeft w:val="640"/>
          <w:marRight w:val="0"/>
          <w:marTop w:val="0"/>
          <w:marBottom w:val="0"/>
          <w:divBdr>
            <w:top w:val="none" w:sz="0" w:space="0" w:color="auto"/>
            <w:left w:val="none" w:sz="0" w:space="0" w:color="auto"/>
            <w:bottom w:val="none" w:sz="0" w:space="0" w:color="auto"/>
            <w:right w:val="none" w:sz="0" w:space="0" w:color="auto"/>
          </w:divBdr>
        </w:div>
        <w:div w:id="1005599093">
          <w:marLeft w:val="640"/>
          <w:marRight w:val="0"/>
          <w:marTop w:val="0"/>
          <w:marBottom w:val="0"/>
          <w:divBdr>
            <w:top w:val="none" w:sz="0" w:space="0" w:color="auto"/>
            <w:left w:val="none" w:sz="0" w:space="0" w:color="auto"/>
            <w:bottom w:val="none" w:sz="0" w:space="0" w:color="auto"/>
            <w:right w:val="none" w:sz="0" w:space="0" w:color="auto"/>
          </w:divBdr>
        </w:div>
      </w:divsChild>
    </w:div>
    <w:div w:id="1287466712">
      <w:bodyDiv w:val="1"/>
      <w:marLeft w:val="0"/>
      <w:marRight w:val="0"/>
      <w:marTop w:val="0"/>
      <w:marBottom w:val="0"/>
      <w:divBdr>
        <w:top w:val="none" w:sz="0" w:space="0" w:color="auto"/>
        <w:left w:val="none" w:sz="0" w:space="0" w:color="auto"/>
        <w:bottom w:val="none" w:sz="0" w:space="0" w:color="auto"/>
        <w:right w:val="none" w:sz="0" w:space="0" w:color="auto"/>
      </w:divBdr>
      <w:divsChild>
        <w:div w:id="477652580">
          <w:marLeft w:val="640"/>
          <w:marRight w:val="0"/>
          <w:marTop w:val="0"/>
          <w:marBottom w:val="0"/>
          <w:divBdr>
            <w:top w:val="none" w:sz="0" w:space="0" w:color="auto"/>
            <w:left w:val="none" w:sz="0" w:space="0" w:color="auto"/>
            <w:bottom w:val="none" w:sz="0" w:space="0" w:color="auto"/>
            <w:right w:val="none" w:sz="0" w:space="0" w:color="auto"/>
          </w:divBdr>
        </w:div>
        <w:div w:id="575823163">
          <w:marLeft w:val="640"/>
          <w:marRight w:val="0"/>
          <w:marTop w:val="0"/>
          <w:marBottom w:val="0"/>
          <w:divBdr>
            <w:top w:val="none" w:sz="0" w:space="0" w:color="auto"/>
            <w:left w:val="none" w:sz="0" w:space="0" w:color="auto"/>
            <w:bottom w:val="none" w:sz="0" w:space="0" w:color="auto"/>
            <w:right w:val="none" w:sz="0" w:space="0" w:color="auto"/>
          </w:divBdr>
        </w:div>
      </w:divsChild>
    </w:div>
    <w:div w:id="1295022677">
      <w:bodyDiv w:val="1"/>
      <w:marLeft w:val="0"/>
      <w:marRight w:val="0"/>
      <w:marTop w:val="0"/>
      <w:marBottom w:val="0"/>
      <w:divBdr>
        <w:top w:val="none" w:sz="0" w:space="0" w:color="auto"/>
        <w:left w:val="none" w:sz="0" w:space="0" w:color="auto"/>
        <w:bottom w:val="none" w:sz="0" w:space="0" w:color="auto"/>
        <w:right w:val="none" w:sz="0" w:space="0" w:color="auto"/>
      </w:divBdr>
      <w:divsChild>
        <w:div w:id="605384510">
          <w:marLeft w:val="640"/>
          <w:marRight w:val="0"/>
          <w:marTop w:val="0"/>
          <w:marBottom w:val="0"/>
          <w:divBdr>
            <w:top w:val="none" w:sz="0" w:space="0" w:color="auto"/>
            <w:left w:val="none" w:sz="0" w:space="0" w:color="auto"/>
            <w:bottom w:val="none" w:sz="0" w:space="0" w:color="auto"/>
            <w:right w:val="none" w:sz="0" w:space="0" w:color="auto"/>
          </w:divBdr>
        </w:div>
        <w:div w:id="1070273975">
          <w:marLeft w:val="640"/>
          <w:marRight w:val="0"/>
          <w:marTop w:val="0"/>
          <w:marBottom w:val="0"/>
          <w:divBdr>
            <w:top w:val="none" w:sz="0" w:space="0" w:color="auto"/>
            <w:left w:val="none" w:sz="0" w:space="0" w:color="auto"/>
            <w:bottom w:val="none" w:sz="0" w:space="0" w:color="auto"/>
            <w:right w:val="none" w:sz="0" w:space="0" w:color="auto"/>
          </w:divBdr>
        </w:div>
        <w:div w:id="517741760">
          <w:marLeft w:val="640"/>
          <w:marRight w:val="0"/>
          <w:marTop w:val="0"/>
          <w:marBottom w:val="0"/>
          <w:divBdr>
            <w:top w:val="none" w:sz="0" w:space="0" w:color="auto"/>
            <w:left w:val="none" w:sz="0" w:space="0" w:color="auto"/>
            <w:bottom w:val="none" w:sz="0" w:space="0" w:color="auto"/>
            <w:right w:val="none" w:sz="0" w:space="0" w:color="auto"/>
          </w:divBdr>
        </w:div>
        <w:div w:id="2003504213">
          <w:marLeft w:val="640"/>
          <w:marRight w:val="0"/>
          <w:marTop w:val="0"/>
          <w:marBottom w:val="0"/>
          <w:divBdr>
            <w:top w:val="none" w:sz="0" w:space="0" w:color="auto"/>
            <w:left w:val="none" w:sz="0" w:space="0" w:color="auto"/>
            <w:bottom w:val="none" w:sz="0" w:space="0" w:color="auto"/>
            <w:right w:val="none" w:sz="0" w:space="0" w:color="auto"/>
          </w:divBdr>
        </w:div>
        <w:div w:id="416368388">
          <w:marLeft w:val="640"/>
          <w:marRight w:val="0"/>
          <w:marTop w:val="0"/>
          <w:marBottom w:val="0"/>
          <w:divBdr>
            <w:top w:val="none" w:sz="0" w:space="0" w:color="auto"/>
            <w:left w:val="none" w:sz="0" w:space="0" w:color="auto"/>
            <w:bottom w:val="none" w:sz="0" w:space="0" w:color="auto"/>
            <w:right w:val="none" w:sz="0" w:space="0" w:color="auto"/>
          </w:divBdr>
        </w:div>
        <w:div w:id="290863410">
          <w:marLeft w:val="640"/>
          <w:marRight w:val="0"/>
          <w:marTop w:val="0"/>
          <w:marBottom w:val="0"/>
          <w:divBdr>
            <w:top w:val="none" w:sz="0" w:space="0" w:color="auto"/>
            <w:left w:val="none" w:sz="0" w:space="0" w:color="auto"/>
            <w:bottom w:val="none" w:sz="0" w:space="0" w:color="auto"/>
            <w:right w:val="none" w:sz="0" w:space="0" w:color="auto"/>
          </w:divBdr>
        </w:div>
        <w:div w:id="1195576454">
          <w:marLeft w:val="640"/>
          <w:marRight w:val="0"/>
          <w:marTop w:val="0"/>
          <w:marBottom w:val="0"/>
          <w:divBdr>
            <w:top w:val="none" w:sz="0" w:space="0" w:color="auto"/>
            <w:left w:val="none" w:sz="0" w:space="0" w:color="auto"/>
            <w:bottom w:val="none" w:sz="0" w:space="0" w:color="auto"/>
            <w:right w:val="none" w:sz="0" w:space="0" w:color="auto"/>
          </w:divBdr>
        </w:div>
        <w:div w:id="1938055672">
          <w:marLeft w:val="640"/>
          <w:marRight w:val="0"/>
          <w:marTop w:val="0"/>
          <w:marBottom w:val="0"/>
          <w:divBdr>
            <w:top w:val="none" w:sz="0" w:space="0" w:color="auto"/>
            <w:left w:val="none" w:sz="0" w:space="0" w:color="auto"/>
            <w:bottom w:val="none" w:sz="0" w:space="0" w:color="auto"/>
            <w:right w:val="none" w:sz="0" w:space="0" w:color="auto"/>
          </w:divBdr>
        </w:div>
        <w:div w:id="61680573">
          <w:marLeft w:val="640"/>
          <w:marRight w:val="0"/>
          <w:marTop w:val="0"/>
          <w:marBottom w:val="0"/>
          <w:divBdr>
            <w:top w:val="none" w:sz="0" w:space="0" w:color="auto"/>
            <w:left w:val="none" w:sz="0" w:space="0" w:color="auto"/>
            <w:bottom w:val="none" w:sz="0" w:space="0" w:color="auto"/>
            <w:right w:val="none" w:sz="0" w:space="0" w:color="auto"/>
          </w:divBdr>
        </w:div>
        <w:div w:id="2003510747">
          <w:marLeft w:val="640"/>
          <w:marRight w:val="0"/>
          <w:marTop w:val="0"/>
          <w:marBottom w:val="0"/>
          <w:divBdr>
            <w:top w:val="none" w:sz="0" w:space="0" w:color="auto"/>
            <w:left w:val="none" w:sz="0" w:space="0" w:color="auto"/>
            <w:bottom w:val="none" w:sz="0" w:space="0" w:color="auto"/>
            <w:right w:val="none" w:sz="0" w:space="0" w:color="auto"/>
          </w:divBdr>
        </w:div>
      </w:divsChild>
    </w:div>
    <w:div w:id="1311205916">
      <w:bodyDiv w:val="1"/>
      <w:marLeft w:val="0"/>
      <w:marRight w:val="0"/>
      <w:marTop w:val="0"/>
      <w:marBottom w:val="0"/>
      <w:divBdr>
        <w:top w:val="none" w:sz="0" w:space="0" w:color="auto"/>
        <w:left w:val="none" w:sz="0" w:space="0" w:color="auto"/>
        <w:bottom w:val="none" w:sz="0" w:space="0" w:color="auto"/>
        <w:right w:val="none" w:sz="0" w:space="0" w:color="auto"/>
      </w:divBdr>
      <w:divsChild>
        <w:div w:id="156656569">
          <w:marLeft w:val="640"/>
          <w:marRight w:val="0"/>
          <w:marTop w:val="0"/>
          <w:marBottom w:val="0"/>
          <w:divBdr>
            <w:top w:val="none" w:sz="0" w:space="0" w:color="auto"/>
            <w:left w:val="none" w:sz="0" w:space="0" w:color="auto"/>
            <w:bottom w:val="none" w:sz="0" w:space="0" w:color="auto"/>
            <w:right w:val="none" w:sz="0" w:space="0" w:color="auto"/>
          </w:divBdr>
        </w:div>
        <w:div w:id="1244218970">
          <w:marLeft w:val="640"/>
          <w:marRight w:val="0"/>
          <w:marTop w:val="0"/>
          <w:marBottom w:val="0"/>
          <w:divBdr>
            <w:top w:val="none" w:sz="0" w:space="0" w:color="auto"/>
            <w:left w:val="none" w:sz="0" w:space="0" w:color="auto"/>
            <w:bottom w:val="none" w:sz="0" w:space="0" w:color="auto"/>
            <w:right w:val="none" w:sz="0" w:space="0" w:color="auto"/>
          </w:divBdr>
        </w:div>
        <w:div w:id="163709467">
          <w:marLeft w:val="640"/>
          <w:marRight w:val="0"/>
          <w:marTop w:val="0"/>
          <w:marBottom w:val="0"/>
          <w:divBdr>
            <w:top w:val="none" w:sz="0" w:space="0" w:color="auto"/>
            <w:left w:val="none" w:sz="0" w:space="0" w:color="auto"/>
            <w:bottom w:val="none" w:sz="0" w:space="0" w:color="auto"/>
            <w:right w:val="none" w:sz="0" w:space="0" w:color="auto"/>
          </w:divBdr>
        </w:div>
        <w:div w:id="1103645993">
          <w:marLeft w:val="640"/>
          <w:marRight w:val="0"/>
          <w:marTop w:val="0"/>
          <w:marBottom w:val="0"/>
          <w:divBdr>
            <w:top w:val="none" w:sz="0" w:space="0" w:color="auto"/>
            <w:left w:val="none" w:sz="0" w:space="0" w:color="auto"/>
            <w:bottom w:val="none" w:sz="0" w:space="0" w:color="auto"/>
            <w:right w:val="none" w:sz="0" w:space="0" w:color="auto"/>
          </w:divBdr>
        </w:div>
        <w:div w:id="940189241">
          <w:marLeft w:val="640"/>
          <w:marRight w:val="0"/>
          <w:marTop w:val="0"/>
          <w:marBottom w:val="0"/>
          <w:divBdr>
            <w:top w:val="none" w:sz="0" w:space="0" w:color="auto"/>
            <w:left w:val="none" w:sz="0" w:space="0" w:color="auto"/>
            <w:bottom w:val="none" w:sz="0" w:space="0" w:color="auto"/>
            <w:right w:val="none" w:sz="0" w:space="0" w:color="auto"/>
          </w:divBdr>
        </w:div>
        <w:div w:id="1765102846">
          <w:marLeft w:val="640"/>
          <w:marRight w:val="0"/>
          <w:marTop w:val="0"/>
          <w:marBottom w:val="0"/>
          <w:divBdr>
            <w:top w:val="none" w:sz="0" w:space="0" w:color="auto"/>
            <w:left w:val="none" w:sz="0" w:space="0" w:color="auto"/>
            <w:bottom w:val="none" w:sz="0" w:space="0" w:color="auto"/>
            <w:right w:val="none" w:sz="0" w:space="0" w:color="auto"/>
          </w:divBdr>
        </w:div>
        <w:div w:id="581989913">
          <w:marLeft w:val="640"/>
          <w:marRight w:val="0"/>
          <w:marTop w:val="0"/>
          <w:marBottom w:val="0"/>
          <w:divBdr>
            <w:top w:val="none" w:sz="0" w:space="0" w:color="auto"/>
            <w:left w:val="none" w:sz="0" w:space="0" w:color="auto"/>
            <w:bottom w:val="none" w:sz="0" w:space="0" w:color="auto"/>
            <w:right w:val="none" w:sz="0" w:space="0" w:color="auto"/>
          </w:divBdr>
        </w:div>
        <w:div w:id="1082065625">
          <w:marLeft w:val="640"/>
          <w:marRight w:val="0"/>
          <w:marTop w:val="0"/>
          <w:marBottom w:val="0"/>
          <w:divBdr>
            <w:top w:val="none" w:sz="0" w:space="0" w:color="auto"/>
            <w:left w:val="none" w:sz="0" w:space="0" w:color="auto"/>
            <w:bottom w:val="none" w:sz="0" w:space="0" w:color="auto"/>
            <w:right w:val="none" w:sz="0" w:space="0" w:color="auto"/>
          </w:divBdr>
        </w:div>
        <w:div w:id="917711102">
          <w:marLeft w:val="640"/>
          <w:marRight w:val="0"/>
          <w:marTop w:val="0"/>
          <w:marBottom w:val="0"/>
          <w:divBdr>
            <w:top w:val="none" w:sz="0" w:space="0" w:color="auto"/>
            <w:left w:val="none" w:sz="0" w:space="0" w:color="auto"/>
            <w:bottom w:val="none" w:sz="0" w:space="0" w:color="auto"/>
            <w:right w:val="none" w:sz="0" w:space="0" w:color="auto"/>
          </w:divBdr>
        </w:div>
        <w:div w:id="685253220">
          <w:marLeft w:val="640"/>
          <w:marRight w:val="0"/>
          <w:marTop w:val="0"/>
          <w:marBottom w:val="0"/>
          <w:divBdr>
            <w:top w:val="none" w:sz="0" w:space="0" w:color="auto"/>
            <w:left w:val="none" w:sz="0" w:space="0" w:color="auto"/>
            <w:bottom w:val="none" w:sz="0" w:space="0" w:color="auto"/>
            <w:right w:val="none" w:sz="0" w:space="0" w:color="auto"/>
          </w:divBdr>
        </w:div>
        <w:div w:id="1727991267">
          <w:marLeft w:val="640"/>
          <w:marRight w:val="0"/>
          <w:marTop w:val="0"/>
          <w:marBottom w:val="0"/>
          <w:divBdr>
            <w:top w:val="none" w:sz="0" w:space="0" w:color="auto"/>
            <w:left w:val="none" w:sz="0" w:space="0" w:color="auto"/>
            <w:bottom w:val="none" w:sz="0" w:space="0" w:color="auto"/>
            <w:right w:val="none" w:sz="0" w:space="0" w:color="auto"/>
          </w:divBdr>
        </w:div>
      </w:divsChild>
    </w:div>
    <w:div w:id="1327324187">
      <w:bodyDiv w:val="1"/>
      <w:marLeft w:val="0"/>
      <w:marRight w:val="0"/>
      <w:marTop w:val="0"/>
      <w:marBottom w:val="0"/>
      <w:divBdr>
        <w:top w:val="none" w:sz="0" w:space="0" w:color="auto"/>
        <w:left w:val="none" w:sz="0" w:space="0" w:color="auto"/>
        <w:bottom w:val="none" w:sz="0" w:space="0" w:color="auto"/>
        <w:right w:val="none" w:sz="0" w:space="0" w:color="auto"/>
      </w:divBdr>
      <w:divsChild>
        <w:div w:id="217478498">
          <w:marLeft w:val="640"/>
          <w:marRight w:val="0"/>
          <w:marTop w:val="0"/>
          <w:marBottom w:val="0"/>
          <w:divBdr>
            <w:top w:val="none" w:sz="0" w:space="0" w:color="auto"/>
            <w:left w:val="none" w:sz="0" w:space="0" w:color="auto"/>
            <w:bottom w:val="none" w:sz="0" w:space="0" w:color="auto"/>
            <w:right w:val="none" w:sz="0" w:space="0" w:color="auto"/>
          </w:divBdr>
        </w:div>
        <w:div w:id="1474563206">
          <w:marLeft w:val="640"/>
          <w:marRight w:val="0"/>
          <w:marTop w:val="0"/>
          <w:marBottom w:val="0"/>
          <w:divBdr>
            <w:top w:val="none" w:sz="0" w:space="0" w:color="auto"/>
            <w:left w:val="none" w:sz="0" w:space="0" w:color="auto"/>
            <w:bottom w:val="none" w:sz="0" w:space="0" w:color="auto"/>
            <w:right w:val="none" w:sz="0" w:space="0" w:color="auto"/>
          </w:divBdr>
        </w:div>
        <w:div w:id="2010210329">
          <w:marLeft w:val="640"/>
          <w:marRight w:val="0"/>
          <w:marTop w:val="0"/>
          <w:marBottom w:val="0"/>
          <w:divBdr>
            <w:top w:val="none" w:sz="0" w:space="0" w:color="auto"/>
            <w:left w:val="none" w:sz="0" w:space="0" w:color="auto"/>
            <w:bottom w:val="none" w:sz="0" w:space="0" w:color="auto"/>
            <w:right w:val="none" w:sz="0" w:space="0" w:color="auto"/>
          </w:divBdr>
        </w:div>
        <w:div w:id="1192183881">
          <w:marLeft w:val="640"/>
          <w:marRight w:val="0"/>
          <w:marTop w:val="0"/>
          <w:marBottom w:val="0"/>
          <w:divBdr>
            <w:top w:val="none" w:sz="0" w:space="0" w:color="auto"/>
            <w:left w:val="none" w:sz="0" w:space="0" w:color="auto"/>
            <w:bottom w:val="none" w:sz="0" w:space="0" w:color="auto"/>
            <w:right w:val="none" w:sz="0" w:space="0" w:color="auto"/>
          </w:divBdr>
        </w:div>
        <w:div w:id="1173645738">
          <w:marLeft w:val="640"/>
          <w:marRight w:val="0"/>
          <w:marTop w:val="0"/>
          <w:marBottom w:val="0"/>
          <w:divBdr>
            <w:top w:val="none" w:sz="0" w:space="0" w:color="auto"/>
            <w:left w:val="none" w:sz="0" w:space="0" w:color="auto"/>
            <w:bottom w:val="none" w:sz="0" w:space="0" w:color="auto"/>
            <w:right w:val="none" w:sz="0" w:space="0" w:color="auto"/>
          </w:divBdr>
        </w:div>
      </w:divsChild>
    </w:div>
    <w:div w:id="1375349985">
      <w:bodyDiv w:val="1"/>
      <w:marLeft w:val="0"/>
      <w:marRight w:val="0"/>
      <w:marTop w:val="0"/>
      <w:marBottom w:val="0"/>
      <w:divBdr>
        <w:top w:val="none" w:sz="0" w:space="0" w:color="auto"/>
        <w:left w:val="none" w:sz="0" w:space="0" w:color="auto"/>
        <w:bottom w:val="none" w:sz="0" w:space="0" w:color="auto"/>
        <w:right w:val="none" w:sz="0" w:space="0" w:color="auto"/>
      </w:divBdr>
      <w:divsChild>
        <w:div w:id="765229219">
          <w:marLeft w:val="640"/>
          <w:marRight w:val="0"/>
          <w:marTop w:val="0"/>
          <w:marBottom w:val="0"/>
          <w:divBdr>
            <w:top w:val="none" w:sz="0" w:space="0" w:color="auto"/>
            <w:left w:val="none" w:sz="0" w:space="0" w:color="auto"/>
            <w:bottom w:val="none" w:sz="0" w:space="0" w:color="auto"/>
            <w:right w:val="none" w:sz="0" w:space="0" w:color="auto"/>
          </w:divBdr>
        </w:div>
        <w:div w:id="664480463">
          <w:marLeft w:val="640"/>
          <w:marRight w:val="0"/>
          <w:marTop w:val="0"/>
          <w:marBottom w:val="0"/>
          <w:divBdr>
            <w:top w:val="none" w:sz="0" w:space="0" w:color="auto"/>
            <w:left w:val="none" w:sz="0" w:space="0" w:color="auto"/>
            <w:bottom w:val="none" w:sz="0" w:space="0" w:color="auto"/>
            <w:right w:val="none" w:sz="0" w:space="0" w:color="auto"/>
          </w:divBdr>
        </w:div>
        <w:div w:id="1846624586">
          <w:marLeft w:val="640"/>
          <w:marRight w:val="0"/>
          <w:marTop w:val="0"/>
          <w:marBottom w:val="0"/>
          <w:divBdr>
            <w:top w:val="none" w:sz="0" w:space="0" w:color="auto"/>
            <w:left w:val="none" w:sz="0" w:space="0" w:color="auto"/>
            <w:bottom w:val="none" w:sz="0" w:space="0" w:color="auto"/>
            <w:right w:val="none" w:sz="0" w:space="0" w:color="auto"/>
          </w:divBdr>
        </w:div>
        <w:div w:id="1150244739">
          <w:marLeft w:val="640"/>
          <w:marRight w:val="0"/>
          <w:marTop w:val="0"/>
          <w:marBottom w:val="0"/>
          <w:divBdr>
            <w:top w:val="none" w:sz="0" w:space="0" w:color="auto"/>
            <w:left w:val="none" w:sz="0" w:space="0" w:color="auto"/>
            <w:bottom w:val="none" w:sz="0" w:space="0" w:color="auto"/>
            <w:right w:val="none" w:sz="0" w:space="0" w:color="auto"/>
          </w:divBdr>
        </w:div>
        <w:div w:id="1575624762">
          <w:marLeft w:val="640"/>
          <w:marRight w:val="0"/>
          <w:marTop w:val="0"/>
          <w:marBottom w:val="0"/>
          <w:divBdr>
            <w:top w:val="none" w:sz="0" w:space="0" w:color="auto"/>
            <w:left w:val="none" w:sz="0" w:space="0" w:color="auto"/>
            <w:bottom w:val="none" w:sz="0" w:space="0" w:color="auto"/>
            <w:right w:val="none" w:sz="0" w:space="0" w:color="auto"/>
          </w:divBdr>
        </w:div>
        <w:div w:id="1796024494">
          <w:marLeft w:val="640"/>
          <w:marRight w:val="0"/>
          <w:marTop w:val="0"/>
          <w:marBottom w:val="0"/>
          <w:divBdr>
            <w:top w:val="none" w:sz="0" w:space="0" w:color="auto"/>
            <w:left w:val="none" w:sz="0" w:space="0" w:color="auto"/>
            <w:bottom w:val="none" w:sz="0" w:space="0" w:color="auto"/>
            <w:right w:val="none" w:sz="0" w:space="0" w:color="auto"/>
          </w:divBdr>
        </w:div>
        <w:div w:id="807625393">
          <w:marLeft w:val="640"/>
          <w:marRight w:val="0"/>
          <w:marTop w:val="0"/>
          <w:marBottom w:val="0"/>
          <w:divBdr>
            <w:top w:val="none" w:sz="0" w:space="0" w:color="auto"/>
            <w:left w:val="none" w:sz="0" w:space="0" w:color="auto"/>
            <w:bottom w:val="none" w:sz="0" w:space="0" w:color="auto"/>
            <w:right w:val="none" w:sz="0" w:space="0" w:color="auto"/>
          </w:divBdr>
        </w:div>
        <w:div w:id="1222257118">
          <w:marLeft w:val="640"/>
          <w:marRight w:val="0"/>
          <w:marTop w:val="0"/>
          <w:marBottom w:val="0"/>
          <w:divBdr>
            <w:top w:val="none" w:sz="0" w:space="0" w:color="auto"/>
            <w:left w:val="none" w:sz="0" w:space="0" w:color="auto"/>
            <w:bottom w:val="none" w:sz="0" w:space="0" w:color="auto"/>
            <w:right w:val="none" w:sz="0" w:space="0" w:color="auto"/>
          </w:divBdr>
        </w:div>
        <w:div w:id="1243030604">
          <w:marLeft w:val="640"/>
          <w:marRight w:val="0"/>
          <w:marTop w:val="0"/>
          <w:marBottom w:val="0"/>
          <w:divBdr>
            <w:top w:val="none" w:sz="0" w:space="0" w:color="auto"/>
            <w:left w:val="none" w:sz="0" w:space="0" w:color="auto"/>
            <w:bottom w:val="none" w:sz="0" w:space="0" w:color="auto"/>
            <w:right w:val="none" w:sz="0" w:space="0" w:color="auto"/>
          </w:divBdr>
        </w:div>
        <w:div w:id="2048483467">
          <w:marLeft w:val="640"/>
          <w:marRight w:val="0"/>
          <w:marTop w:val="0"/>
          <w:marBottom w:val="0"/>
          <w:divBdr>
            <w:top w:val="none" w:sz="0" w:space="0" w:color="auto"/>
            <w:left w:val="none" w:sz="0" w:space="0" w:color="auto"/>
            <w:bottom w:val="none" w:sz="0" w:space="0" w:color="auto"/>
            <w:right w:val="none" w:sz="0" w:space="0" w:color="auto"/>
          </w:divBdr>
        </w:div>
      </w:divsChild>
    </w:div>
    <w:div w:id="1465931967">
      <w:bodyDiv w:val="1"/>
      <w:marLeft w:val="0"/>
      <w:marRight w:val="0"/>
      <w:marTop w:val="0"/>
      <w:marBottom w:val="0"/>
      <w:divBdr>
        <w:top w:val="none" w:sz="0" w:space="0" w:color="auto"/>
        <w:left w:val="none" w:sz="0" w:space="0" w:color="auto"/>
        <w:bottom w:val="none" w:sz="0" w:space="0" w:color="auto"/>
        <w:right w:val="none" w:sz="0" w:space="0" w:color="auto"/>
      </w:divBdr>
      <w:divsChild>
        <w:div w:id="1667705334">
          <w:marLeft w:val="640"/>
          <w:marRight w:val="0"/>
          <w:marTop w:val="0"/>
          <w:marBottom w:val="0"/>
          <w:divBdr>
            <w:top w:val="none" w:sz="0" w:space="0" w:color="auto"/>
            <w:left w:val="none" w:sz="0" w:space="0" w:color="auto"/>
            <w:bottom w:val="none" w:sz="0" w:space="0" w:color="auto"/>
            <w:right w:val="none" w:sz="0" w:space="0" w:color="auto"/>
          </w:divBdr>
        </w:div>
        <w:div w:id="1333529659">
          <w:marLeft w:val="640"/>
          <w:marRight w:val="0"/>
          <w:marTop w:val="0"/>
          <w:marBottom w:val="0"/>
          <w:divBdr>
            <w:top w:val="none" w:sz="0" w:space="0" w:color="auto"/>
            <w:left w:val="none" w:sz="0" w:space="0" w:color="auto"/>
            <w:bottom w:val="none" w:sz="0" w:space="0" w:color="auto"/>
            <w:right w:val="none" w:sz="0" w:space="0" w:color="auto"/>
          </w:divBdr>
        </w:div>
        <w:div w:id="1003048553">
          <w:marLeft w:val="640"/>
          <w:marRight w:val="0"/>
          <w:marTop w:val="0"/>
          <w:marBottom w:val="0"/>
          <w:divBdr>
            <w:top w:val="none" w:sz="0" w:space="0" w:color="auto"/>
            <w:left w:val="none" w:sz="0" w:space="0" w:color="auto"/>
            <w:bottom w:val="none" w:sz="0" w:space="0" w:color="auto"/>
            <w:right w:val="none" w:sz="0" w:space="0" w:color="auto"/>
          </w:divBdr>
        </w:div>
        <w:div w:id="853149204">
          <w:marLeft w:val="640"/>
          <w:marRight w:val="0"/>
          <w:marTop w:val="0"/>
          <w:marBottom w:val="0"/>
          <w:divBdr>
            <w:top w:val="none" w:sz="0" w:space="0" w:color="auto"/>
            <w:left w:val="none" w:sz="0" w:space="0" w:color="auto"/>
            <w:bottom w:val="none" w:sz="0" w:space="0" w:color="auto"/>
            <w:right w:val="none" w:sz="0" w:space="0" w:color="auto"/>
          </w:divBdr>
        </w:div>
        <w:div w:id="1222517883">
          <w:marLeft w:val="640"/>
          <w:marRight w:val="0"/>
          <w:marTop w:val="0"/>
          <w:marBottom w:val="0"/>
          <w:divBdr>
            <w:top w:val="none" w:sz="0" w:space="0" w:color="auto"/>
            <w:left w:val="none" w:sz="0" w:space="0" w:color="auto"/>
            <w:bottom w:val="none" w:sz="0" w:space="0" w:color="auto"/>
            <w:right w:val="none" w:sz="0" w:space="0" w:color="auto"/>
          </w:divBdr>
        </w:div>
        <w:div w:id="66222930">
          <w:marLeft w:val="640"/>
          <w:marRight w:val="0"/>
          <w:marTop w:val="0"/>
          <w:marBottom w:val="0"/>
          <w:divBdr>
            <w:top w:val="none" w:sz="0" w:space="0" w:color="auto"/>
            <w:left w:val="none" w:sz="0" w:space="0" w:color="auto"/>
            <w:bottom w:val="none" w:sz="0" w:space="0" w:color="auto"/>
            <w:right w:val="none" w:sz="0" w:space="0" w:color="auto"/>
          </w:divBdr>
        </w:div>
        <w:div w:id="666205683">
          <w:marLeft w:val="640"/>
          <w:marRight w:val="0"/>
          <w:marTop w:val="0"/>
          <w:marBottom w:val="0"/>
          <w:divBdr>
            <w:top w:val="none" w:sz="0" w:space="0" w:color="auto"/>
            <w:left w:val="none" w:sz="0" w:space="0" w:color="auto"/>
            <w:bottom w:val="none" w:sz="0" w:space="0" w:color="auto"/>
            <w:right w:val="none" w:sz="0" w:space="0" w:color="auto"/>
          </w:divBdr>
        </w:div>
        <w:div w:id="1844124553">
          <w:marLeft w:val="640"/>
          <w:marRight w:val="0"/>
          <w:marTop w:val="0"/>
          <w:marBottom w:val="0"/>
          <w:divBdr>
            <w:top w:val="none" w:sz="0" w:space="0" w:color="auto"/>
            <w:left w:val="none" w:sz="0" w:space="0" w:color="auto"/>
            <w:bottom w:val="none" w:sz="0" w:space="0" w:color="auto"/>
            <w:right w:val="none" w:sz="0" w:space="0" w:color="auto"/>
          </w:divBdr>
        </w:div>
        <w:div w:id="1461222911">
          <w:marLeft w:val="640"/>
          <w:marRight w:val="0"/>
          <w:marTop w:val="0"/>
          <w:marBottom w:val="0"/>
          <w:divBdr>
            <w:top w:val="none" w:sz="0" w:space="0" w:color="auto"/>
            <w:left w:val="none" w:sz="0" w:space="0" w:color="auto"/>
            <w:bottom w:val="none" w:sz="0" w:space="0" w:color="auto"/>
            <w:right w:val="none" w:sz="0" w:space="0" w:color="auto"/>
          </w:divBdr>
        </w:div>
      </w:divsChild>
    </w:div>
    <w:div w:id="1580872719">
      <w:bodyDiv w:val="1"/>
      <w:marLeft w:val="0"/>
      <w:marRight w:val="0"/>
      <w:marTop w:val="0"/>
      <w:marBottom w:val="0"/>
      <w:divBdr>
        <w:top w:val="none" w:sz="0" w:space="0" w:color="auto"/>
        <w:left w:val="none" w:sz="0" w:space="0" w:color="auto"/>
        <w:bottom w:val="none" w:sz="0" w:space="0" w:color="auto"/>
        <w:right w:val="none" w:sz="0" w:space="0" w:color="auto"/>
      </w:divBdr>
      <w:divsChild>
        <w:div w:id="742290549">
          <w:marLeft w:val="640"/>
          <w:marRight w:val="0"/>
          <w:marTop w:val="0"/>
          <w:marBottom w:val="0"/>
          <w:divBdr>
            <w:top w:val="none" w:sz="0" w:space="0" w:color="auto"/>
            <w:left w:val="none" w:sz="0" w:space="0" w:color="auto"/>
            <w:bottom w:val="none" w:sz="0" w:space="0" w:color="auto"/>
            <w:right w:val="none" w:sz="0" w:space="0" w:color="auto"/>
          </w:divBdr>
        </w:div>
        <w:div w:id="1287389641">
          <w:marLeft w:val="640"/>
          <w:marRight w:val="0"/>
          <w:marTop w:val="0"/>
          <w:marBottom w:val="0"/>
          <w:divBdr>
            <w:top w:val="none" w:sz="0" w:space="0" w:color="auto"/>
            <w:left w:val="none" w:sz="0" w:space="0" w:color="auto"/>
            <w:bottom w:val="none" w:sz="0" w:space="0" w:color="auto"/>
            <w:right w:val="none" w:sz="0" w:space="0" w:color="auto"/>
          </w:divBdr>
        </w:div>
        <w:div w:id="112872157">
          <w:marLeft w:val="640"/>
          <w:marRight w:val="0"/>
          <w:marTop w:val="0"/>
          <w:marBottom w:val="0"/>
          <w:divBdr>
            <w:top w:val="none" w:sz="0" w:space="0" w:color="auto"/>
            <w:left w:val="none" w:sz="0" w:space="0" w:color="auto"/>
            <w:bottom w:val="none" w:sz="0" w:space="0" w:color="auto"/>
            <w:right w:val="none" w:sz="0" w:space="0" w:color="auto"/>
          </w:divBdr>
        </w:div>
        <w:div w:id="305278541">
          <w:marLeft w:val="640"/>
          <w:marRight w:val="0"/>
          <w:marTop w:val="0"/>
          <w:marBottom w:val="0"/>
          <w:divBdr>
            <w:top w:val="none" w:sz="0" w:space="0" w:color="auto"/>
            <w:left w:val="none" w:sz="0" w:space="0" w:color="auto"/>
            <w:bottom w:val="none" w:sz="0" w:space="0" w:color="auto"/>
            <w:right w:val="none" w:sz="0" w:space="0" w:color="auto"/>
          </w:divBdr>
        </w:div>
      </w:divsChild>
    </w:div>
    <w:div w:id="1774978658">
      <w:bodyDiv w:val="1"/>
      <w:marLeft w:val="0"/>
      <w:marRight w:val="0"/>
      <w:marTop w:val="0"/>
      <w:marBottom w:val="0"/>
      <w:divBdr>
        <w:top w:val="none" w:sz="0" w:space="0" w:color="auto"/>
        <w:left w:val="none" w:sz="0" w:space="0" w:color="auto"/>
        <w:bottom w:val="none" w:sz="0" w:space="0" w:color="auto"/>
        <w:right w:val="none" w:sz="0" w:space="0" w:color="auto"/>
      </w:divBdr>
      <w:divsChild>
        <w:div w:id="1340694162">
          <w:marLeft w:val="640"/>
          <w:marRight w:val="0"/>
          <w:marTop w:val="0"/>
          <w:marBottom w:val="0"/>
          <w:divBdr>
            <w:top w:val="none" w:sz="0" w:space="0" w:color="auto"/>
            <w:left w:val="none" w:sz="0" w:space="0" w:color="auto"/>
            <w:bottom w:val="none" w:sz="0" w:space="0" w:color="auto"/>
            <w:right w:val="none" w:sz="0" w:space="0" w:color="auto"/>
          </w:divBdr>
        </w:div>
        <w:div w:id="994919201">
          <w:marLeft w:val="640"/>
          <w:marRight w:val="0"/>
          <w:marTop w:val="0"/>
          <w:marBottom w:val="0"/>
          <w:divBdr>
            <w:top w:val="none" w:sz="0" w:space="0" w:color="auto"/>
            <w:left w:val="none" w:sz="0" w:space="0" w:color="auto"/>
            <w:bottom w:val="none" w:sz="0" w:space="0" w:color="auto"/>
            <w:right w:val="none" w:sz="0" w:space="0" w:color="auto"/>
          </w:divBdr>
        </w:div>
        <w:div w:id="1385373964">
          <w:marLeft w:val="640"/>
          <w:marRight w:val="0"/>
          <w:marTop w:val="0"/>
          <w:marBottom w:val="0"/>
          <w:divBdr>
            <w:top w:val="none" w:sz="0" w:space="0" w:color="auto"/>
            <w:left w:val="none" w:sz="0" w:space="0" w:color="auto"/>
            <w:bottom w:val="none" w:sz="0" w:space="0" w:color="auto"/>
            <w:right w:val="none" w:sz="0" w:space="0" w:color="auto"/>
          </w:divBdr>
        </w:div>
        <w:div w:id="1392847832">
          <w:marLeft w:val="640"/>
          <w:marRight w:val="0"/>
          <w:marTop w:val="0"/>
          <w:marBottom w:val="0"/>
          <w:divBdr>
            <w:top w:val="none" w:sz="0" w:space="0" w:color="auto"/>
            <w:left w:val="none" w:sz="0" w:space="0" w:color="auto"/>
            <w:bottom w:val="none" w:sz="0" w:space="0" w:color="auto"/>
            <w:right w:val="none" w:sz="0" w:space="0" w:color="auto"/>
          </w:divBdr>
        </w:div>
        <w:div w:id="398788885">
          <w:marLeft w:val="640"/>
          <w:marRight w:val="0"/>
          <w:marTop w:val="0"/>
          <w:marBottom w:val="0"/>
          <w:divBdr>
            <w:top w:val="none" w:sz="0" w:space="0" w:color="auto"/>
            <w:left w:val="none" w:sz="0" w:space="0" w:color="auto"/>
            <w:bottom w:val="none" w:sz="0" w:space="0" w:color="auto"/>
            <w:right w:val="none" w:sz="0" w:space="0" w:color="auto"/>
          </w:divBdr>
        </w:div>
      </w:divsChild>
    </w:div>
    <w:div w:id="1780105897">
      <w:bodyDiv w:val="1"/>
      <w:marLeft w:val="0"/>
      <w:marRight w:val="0"/>
      <w:marTop w:val="0"/>
      <w:marBottom w:val="0"/>
      <w:divBdr>
        <w:top w:val="none" w:sz="0" w:space="0" w:color="auto"/>
        <w:left w:val="none" w:sz="0" w:space="0" w:color="auto"/>
        <w:bottom w:val="none" w:sz="0" w:space="0" w:color="auto"/>
        <w:right w:val="none" w:sz="0" w:space="0" w:color="auto"/>
      </w:divBdr>
      <w:divsChild>
        <w:div w:id="821460695">
          <w:marLeft w:val="640"/>
          <w:marRight w:val="0"/>
          <w:marTop w:val="0"/>
          <w:marBottom w:val="0"/>
          <w:divBdr>
            <w:top w:val="none" w:sz="0" w:space="0" w:color="auto"/>
            <w:left w:val="none" w:sz="0" w:space="0" w:color="auto"/>
            <w:bottom w:val="none" w:sz="0" w:space="0" w:color="auto"/>
            <w:right w:val="none" w:sz="0" w:space="0" w:color="auto"/>
          </w:divBdr>
        </w:div>
        <w:div w:id="557784446">
          <w:marLeft w:val="640"/>
          <w:marRight w:val="0"/>
          <w:marTop w:val="0"/>
          <w:marBottom w:val="0"/>
          <w:divBdr>
            <w:top w:val="none" w:sz="0" w:space="0" w:color="auto"/>
            <w:left w:val="none" w:sz="0" w:space="0" w:color="auto"/>
            <w:bottom w:val="none" w:sz="0" w:space="0" w:color="auto"/>
            <w:right w:val="none" w:sz="0" w:space="0" w:color="auto"/>
          </w:divBdr>
        </w:div>
      </w:divsChild>
    </w:div>
    <w:div w:id="1785726832">
      <w:bodyDiv w:val="1"/>
      <w:marLeft w:val="0"/>
      <w:marRight w:val="0"/>
      <w:marTop w:val="0"/>
      <w:marBottom w:val="0"/>
      <w:divBdr>
        <w:top w:val="none" w:sz="0" w:space="0" w:color="auto"/>
        <w:left w:val="none" w:sz="0" w:space="0" w:color="auto"/>
        <w:bottom w:val="none" w:sz="0" w:space="0" w:color="auto"/>
        <w:right w:val="none" w:sz="0" w:space="0" w:color="auto"/>
      </w:divBdr>
      <w:divsChild>
        <w:div w:id="73669486">
          <w:marLeft w:val="640"/>
          <w:marRight w:val="0"/>
          <w:marTop w:val="0"/>
          <w:marBottom w:val="0"/>
          <w:divBdr>
            <w:top w:val="none" w:sz="0" w:space="0" w:color="auto"/>
            <w:left w:val="none" w:sz="0" w:space="0" w:color="auto"/>
            <w:bottom w:val="none" w:sz="0" w:space="0" w:color="auto"/>
            <w:right w:val="none" w:sz="0" w:space="0" w:color="auto"/>
          </w:divBdr>
        </w:div>
        <w:div w:id="1604921213">
          <w:marLeft w:val="640"/>
          <w:marRight w:val="0"/>
          <w:marTop w:val="0"/>
          <w:marBottom w:val="0"/>
          <w:divBdr>
            <w:top w:val="none" w:sz="0" w:space="0" w:color="auto"/>
            <w:left w:val="none" w:sz="0" w:space="0" w:color="auto"/>
            <w:bottom w:val="none" w:sz="0" w:space="0" w:color="auto"/>
            <w:right w:val="none" w:sz="0" w:space="0" w:color="auto"/>
          </w:divBdr>
        </w:div>
      </w:divsChild>
    </w:div>
    <w:div w:id="1786264725">
      <w:bodyDiv w:val="1"/>
      <w:marLeft w:val="0"/>
      <w:marRight w:val="0"/>
      <w:marTop w:val="0"/>
      <w:marBottom w:val="0"/>
      <w:divBdr>
        <w:top w:val="none" w:sz="0" w:space="0" w:color="auto"/>
        <w:left w:val="none" w:sz="0" w:space="0" w:color="auto"/>
        <w:bottom w:val="none" w:sz="0" w:space="0" w:color="auto"/>
        <w:right w:val="none" w:sz="0" w:space="0" w:color="auto"/>
      </w:divBdr>
      <w:divsChild>
        <w:div w:id="839008371">
          <w:marLeft w:val="640"/>
          <w:marRight w:val="0"/>
          <w:marTop w:val="0"/>
          <w:marBottom w:val="0"/>
          <w:divBdr>
            <w:top w:val="none" w:sz="0" w:space="0" w:color="auto"/>
            <w:left w:val="none" w:sz="0" w:space="0" w:color="auto"/>
            <w:bottom w:val="none" w:sz="0" w:space="0" w:color="auto"/>
            <w:right w:val="none" w:sz="0" w:space="0" w:color="auto"/>
          </w:divBdr>
        </w:div>
        <w:div w:id="202862416">
          <w:marLeft w:val="640"/>
          <w:marRight w:val="0"/>
          <w:marTop w:val="0"/>
          <w:marBottom w:val="0"/>
          <w:divBdr>
            <w:top w:val="none" w:sz="0" w:space="0" w:color="auto"/>
            <w:left w:val="none" w:sz="0" w:space="0" w:color="auto"/>
            <w:bottom w:val="none" w:sz="0" w:space="0" w:color="auto"/>
            <w:right w:val="none" w:sz="0" w:space="0" w:color="auto"/>
          </w:divBdr>
        </w:div>
      </w:divsChild>
    </w:div>
    <w:div w:id="1849522828">
      <w:bodyDiv w:val="1"/>
      <w:marLeft w:val="0"/>
      <w:marRight w:val="0"/>
      <w:marTop w:val="0"/>
      <w:marBottom w:val="0"/>
      <w:divBdr>
        <w:top w:val="none" w:sz="0" w:space="0" w:color="auto"/>
        <w:left w:val="none" w:sz="0" w:space="0" w:color="auto"/>
        <w:bottom w:val="none" w:sz="0" w:space="0" w:color="auto"/>
        <w:right w:val="none" w:sz="0" w:space="0" w:color="auto"/>
      </w:divBdr>
      <w:divsChild>
        <w:div w:id="798037188">
          <w:marLeft w:val="640"/>
          <w:marRight w:val="0"/>
          <w:marTop w:val="0"/>
          <w:marBottom w:val="0"/>
          <w:divBdr>
            <w:top w:val="none" w:sz="0" w:space="0" w:color="auto"/>
            <w:left w:val="none" w:sz="0" w:space="0" w:color="auto"/>
            <w:bottom w:val="none" w:sz="0" w:space="0" w:color="auto"/>
            <w:right w:val="none" w:sz="0" w:space="0" w:color="auto"/>
          </w:divBdr>
        </w:div>
        <w:div w:id="1145783470">
          <w:marLeft w:val="640"/>
          <w:marRight w:val="0"/>
          <w:marTop w:val="0"/>
          <w:marBottom w:val="0"/>
          <w:divBdr>
            <w:top w:val="none" w:sz="0" w:space="0" w:color="auto"/>
            <w:left w:val="none" w:sz="0" w:space="0" w:color="auto"/>
            <w:bottom w:val="none" w:sz="0" w:space="0" w:color="auto"/>
            <w:right w:val="none" w:sz="0" w:space="0" w:color="auto"/>
          </w:divBdr>
        </w:div>
      </w:divsChild>
    </w:div>
    <w:div w:id="1929071008">
      <w:bodyDiv w:val="1"/>
      <w:marLeft w:val="0"/>
      <w:marRight w:val="0"/>
      <w:marTop w:val="0"/>
      <w:marBottom w:val="0"/>
      <w:divBdr>
        <w:top w:val="none" w:sz="0" w:space="0" w:color="auto"/>
        <w:left w:val="none" w:sz="0" w:space="0" w:color="auto"/>
        <w:bottom w:val="none" w:sz="0" w:space="0" w:color="auto"/>
        <w:right w:val="none" w:sz="0" w:space="0" w:color="auto"/>
      </w:divBdr>
      <w:divsChild>
        <w:div w:id="547034012">
          <w:marLeft w:val="640"/>
          <w:marRight w:val="0"/>
          <w:marTop w:val="0"/>
          <w:marBottom w:val="0"/>
          <w:divBdr>
            <w:top w:val="none" w:sz="0" w:space="0" w:color="auto"/>
            <w:left w:val="none" w:sz="0" w:space="0" w:color="auto"/>
            <w:bottom w:val="none" w:sz="0" w:space="0" w:color="auto"/>
            <w:right w:val="none" w:sz="0" w:space="0" w:color="auto"/>
          </w:divBdr>
        </w:div>
        <w:div w:id="1200358405">
          <w:marLeft w:val="640"/>
          <w:marRight w:val="0"/>
          <w:marTop w:val="0"/>
          <w:marBottom w:val="0"/>
          <w:divBdr>
            <w:top w:val="none" w:sz="0" w:space="0" w:color="auto"/>
            <w:left w:val="none" w:sz="0" w:space="0" w:color="auto"/>
            <w:bottom w:val="none" w:sz="0" w:space="0" w:color="auto"/>
            <w:right w:val="none" w:sz="0" w:space="0" w:color="auto"/>
          </w:divBdr>
        </w:div>
        <w:div w:id="1223520321">
          <w:marLeft w:val="640"/>
          <w:marRight w:val="0"/>
          <w:marTop w:val="0"/>
          <w:marBottom w:val="0"/>
          <w:divBdr>
            <w:top w:val="none" w:sz="0" w:space="0" w:color="auto"/>
            <w:left w:val="none" w:sz="0" w:space="0" w:color="auto"/>
            <w:bottom w:val="none" w:sz="0" w:space="0" w:color="auto"/>
            <w:right w:val="none" w:sz="0" w:space="0" w:color="auto"/>
          </w:divBdr>
        </w:div>
        <w:div w:id="66459177">
          <w:marLeft w:val="640"/>
          <w:marRight w:val="0"/>
          <w:marTop w:val="0"/>
          <w:marBottom w:val="0"/>
          <w:divBdr>
            <w:top w:val="none" w:sz="0" w:space="0" w:color="auto"/>
            <w:left w:val="none" w:sz="0" w:space="0" w:color="auto"/>
            <w:bottom w:val="none" w:sz="0" w:space="0" w:color="auto"/>
            <w:right w:val="none" w:sz="0" w:space="0" w:color="auto"/>
          </w:divBdr>
        </w:div>
        <w:div w:id="1060787454">
          <w:marLeft w:val="640"/>
          <w:marRight w:val="0"/>
          <w:marTop w:val="0"/>
          <w:marBottom w:val="0"/>
          <w:divBdr>
            <w:top w:val="none" w:sz="0" w:space="0" w:color="auto"/>
            <w:left w:val="none" w:sz="0" w:space="0" w:color="auto"/>
            <w:bottom w:val="none" w:sz="0" w:space="0" w:color="auto"/>
            <w:right w:val="none" w:sz="0" w:space="0" w:color="auto"/>
          </w:divBdr>
        </w:div>
        <w:div w:id="734470001">
          <w:marLeft w:val="640"/>
          <w:marRight w:val="0"/>
          <w:marTop w:val="0"/>
          <w:marBottom w:val="0"/>
          <w:divBdr>
            <w:top w:val="none" w:sz="0" w:space="0" w:color="auto"/>
            <w:left w:val="none" w:sz="0" w:space="0" w:color="auto"/>
            <w:bottom w:val="none" w:sz="0" w:space="0" w:color="auto"/>
            <w:right w:val="none" w:sz="0" w:space="0" w:color="auto"/>
          </w:divBdr>
        </w:div>
        <w:div w:id="1185637155">
          <w:marLeft w:val="640"/>
          <w:marRight w:val="0"/>
          <w:marTop w:val="0"/>
          <w:marBottom w:val="0"/>
          <w:divBdr>
            <w:top w:val="none" w:sz="0" w:space="0" w:color="auto"/>
            <w:left w:val="none" w:sz="0" w:space="0" w:color="auto"/>
            <w:bottom w:val="none" w:sz="0" w:space="0" w:color="auto"/>
            <w:right w:val="none" w:sz="0" w:space="0" w:color="auto"/>
          </w:divBdr>
        </w:div>
        <w:div w:id="1576479214">
          <w:marLeft w:val="640"/>
          <w:marRight w:val="0"/>
          <w:marTop w:val="0"/>
          <w:marBottom w:val="0"/>
          <w:divBdr>
            <w:top w:val="none" w:sz="0" w:space="0" w:color="auto"/>
            <w:left w:val="none" w:sz="0" w:space="0" w:color="auto"/>
            <w:bottom w:val="none" w:sz="0" w:space="0" w:color="auto"/>
            <w:right w:val="none" w:sz="0" w:space="0" w:color="auto"/>
          </w:divBdr>
        </w:div>
        <w:div w:id="631902803">
          <w:marLeft w:val="640"/>
          <w:marRight w:val="0"/>
          <w:marTop w:val="0"/>
          <w:marBottom w:val="0"/>
          <w:divBdr>
            <w:top w:val="none" w:sz="0" w:space="0" w:color="auto"/>
            <w:left w:val="none" w:sz="0" w:space="0" w:color="auto"/>
            <w:bottom w:val="none" w:sz="0" w:space="0" w:color="auto"/>
            <w:right w:val="none" w:sz="0" w:space="0" w:color="auto"/>
          </w:divBdr>
        </w:div>
        <w:div w:id="442575627">
          <w:marLeft w:val="640"/>
          <w:marRight w:val="0"/>
          <w:marTop w:val="0"/>
          <w:marBottom w:val="0"/>
          <w:divBdr>
            <w:top w:val="none" w:sz="0" w:space="0" w:color="auto"/>
            <w:left w:val="none" w:sz="0" w:space="0" w:color="auto"/>
            <w:bottom w:val="none" w:sz="0" w:space="0" w:color="auto"/>
            <w:right w:val="none" w:sz="0" w:space="0" w:color="auto"/>
          </w:divBdr>
        </w:div>
        <w:div w:id="1360621635">
          <w:marLeft w:val="640"/>
          <w:marRight w:val="0"/>
          <w:marTop w:val="0"/>
          <w:marBottom w:val="0"/>
          <w:divBdr>
            <w:top w:val="none" w:sz="0" w:space="0" w:color="auto"/>
            <w:left w:val="none" w:sz="0" w:space="0" w:color="auto"/>
            <w:bottom w:val="none" w:sz="0" w:space="0" w:color="auto"/>
            <w:right w:val="none" w:sz="0" w:space="0" w:color="auto"/>
          </w:divBdr>
        </w:div>
      </w:divsChild>
    </w:div>
    <w:div w:id="2068525897">
      <w:bodyDiv w:val="1"/>
      <w:marLeft w:val="0"/>
      <w:marRight w:val="0"/>
      <w:marTop w:val="0"/>
      <w:marBottom w:val="0"/>
      <w:divBdr>
        <w:top w:val="none" w:sz="0" w:space="0" w:color="auto"/>
        <w:left w:val="none" w:sz="0" w:space="0" w:color="auto"/>
        <w:bottom w:val="none" w:sz="0" w:space="0" w:color="auto"/>
        <w:right w:val="none" w:sz="0" w:space="0" w:color="auto"/>
      </w:divBdr>
      <w:divsChild>
        <w:div w:id="1497650862">
          <w:marLeft w:val="640"/>
          <w:marRight w:val="0"/>
          <w:marTop w:val="0"/>
          <w:marBottom w:val="0"/>
          <w:divBdr>
            <w:top w:val="none" w:sz="0" w:space="0" w:color="auto"/>
            <w:left w:val="none" w:sz="0" w:space="0" w:color="auto"/>
            <w:bottom w:val="none" w:sz="0" w:space="0" w:color="auto"/>
            <w:right w:val="none" w:sz="0" w:space="0" w:color="auto"/>
          </w:divBdr>
        </w:div>
        <w:div w:id="1876119137">
          <w:marLeft w:val="640"/>
          <w:marRight w:val="0"/>
          <w:marTop w:val="0"/>
          <w:marBottom w:val="0"/>
          <w:divBdr>
            <w:top w:val="none" w:sz="0" w:space="0" w:color="auto"/>
            <w:left w:val="none" w:sz="0" w:space="0" w:color="auto"/>
            <w:bottom w:val="none" w:sz="0" w:space="0" w:color="auto"/>
            <w:right w:val="none" w:sz="0" w:space="0" w:color="auto"/>
          </w:divBdr>
        </w:div>
        <w:div w:id="97484071">
          <w:marLeft w:val="640"/>
          <w:marRight w:val="0"/>
          <w:marTop w:val="0"/>
          <w:marBottom w:val="0"/>
          <w:divBdr>
            <w:top w:val="none" w:sz="0" w:space="0" w:color="auto"/>
            <w:left w:val="none" w:sz="0" w:space="0" w:color="auto"/>
            <w:bottom w:val="none" w:sz="0" w:space="0" w:color="auto"/>
            <w:right w:val="none" w:sz="0" w:space="0" w:color="auto"/>
          </w:divBdr>
        </w:div>
        <w:div w:id="1944265359">
          <w:marLeft w:val="640"/>
          <w:marRight w:val="0"/>
          <w:marTop w:val="0"/>
          <w:marBottom w:val="0"/>
          <w:divBdr>
            <w:top w:val="none" w:sz="0" w:space="0" w:color="auto"/>
            <w:left w:val="none" w:sz="0" w:space="0" w:color="auto"/>
            <w:bottom w:val="none" w:sz="0" w:space="0" w:color="auto"/>
            <w:right w:val="none" w:sz="0" w:space="0" w:color="auto"/>
          </w:divBdr>
        </w:div>
        <w:div w:id="1246573841">
          <w:marLeft w:val="640"/>
          <w:marRight w:val="0"/>
          <w:marTop w:val="0"/>
          <w:marBottom w:val="0"/>
          <w:divBdr>
            <w:top w:val="none" w:sz="0" w:space="0" w:color="auto"/>
            <w:left w:val="none" w:sz="0" w:space="0" w:color="auto"/>
            <w:bottom w:val="none" w:sz="0" w:space="0" w:color="auto"/>
            <w:right w:val="none" w:sz="0" w:space="0" w:color="auto"/>
          </w:divBdr>
        </w:div>
        <w:div w:id="1915703962">
          <w:marLeft w:val="640"/>
          <w:marRight w:val="0"/>
          <w:marTop w:val="0"/>
          <w:marBottom w:val="0"/>
          <w:divBdr>
            <w:top w:val="none" w:sz="0" w:space="0" w:color="auto"/>
            <w:left w:val="none" w:sz="0" w:space="0" w:color="auto"/>
            <w:bottom w:val="none" w:sz="0" w:space="0" w:color="auto"/>
            <w:right w:val="none" w:sz="0" w:space="0" w:color="auto"/>
          </w:divBdr>
        </w:div>
      </w:divsChild>
    </w:div>
    <w:div w:id="2076467350">
      <w:bodyDiv w:val="1"/>
      <w:marLeft w:val="0"/>
      <w:marRight w:val="0"/>
      <w:marTop w:val="0"/>
      <w:marBottom w:val="0"/>
      <w:divBdr>
        <w:top w:val="none" w:sz="0" w:space="0" w:color="auto"/>
        <w:left w:val="none" w:sz="0" w:space="0" w:color="auto"/>
        <w:bottom w:val="none" w:sz="0" w:space="0" w:color="auto"/>
        <w:right w:val="none" w:sz="0" w:space="0" w:color="auto"/>
      </w:divBdr>
      <w:divsChild>
        <w:div w:id="205726503">
          <w:marLeft w:val="640"/>
          <w:marRight w:val="0"/>
          <w:marTop w:val="0"/>
          <w:marBottom w:val="0"/>
          <w:divBdr>
            <w:top w:val="none" w:sz="0" w:space="0" w:color="auto"/>
            <w:left w:val="none" w:sz="0" w:space="0" w:color="auto"/>
            <w:bottom w:val="none" w:sz="0" w:space="0" w:color="auto"/>
            <w:right w:val="none" w:sz="0" w:space="0" w:color="auto"/>
          </w:divBdr>
        </w:div>
        <w:div w:id="294215916">
          <w:marLeft w:val="640"/>
          <w:marRight w:val="0"/>
          <w:marTop w:val="0"/>
          <w:marBottom w:val="0"/>
          <w:divBdr>
            <w:top w:val="none" w:sz="0" w:space="0" w:color="auto"/>
            <w:left w:val="none" w:sz="0" w:space="0" w:color="auto"/>
            <w:bottom w:val="none" w:sz="0" w:space="0" w:color="auto"/>
            <w:right w:val="none" w:sz="0" w:space="0" w:color="auto"/>
          </w:divBdr>
        </w:div>
        <w:div w:id="1832407888">
          <w:marLeft w:val="640"/>
          <w:marRight w:val="0"/>
          <w:marTop w:val="0"/>
          <w:marBottom w:val="0"/>
          <w:divBdr>
            <w:top w:val="none" w:sz="0" w:space="0" w:color="auto"/>
            <w:left w:val="none" w:sz="0" w:space="0" w:color="auto"/>
            <w:bottom w:val="none" w:sz="0" w:space="0" w:color="auto"/>
            <w:right w:val="none" w:sz="0" w:space="0" w:color="auto"/>
          </w:divBdr>
        </w:div>
        <w:div w:id="1158961078">
          <w:marLeft w:val="640"/>
          <w:marRight w:val="0"/>
          <w:marTop w:val="0"/>
          <w:marBottom w:val="0"/>
          <w:divBdr>
            <w:top w:val="none" w:sz="0" w:space="0" w:color="auto"/>
            <w:left w:val="none" w:sz="0" w:space="0" w:color="auto"/>
            <w:bottom w:val="none" w:sz="0" w:space="0" w:color="auto"/>
            <w:right w:val="none" w:sz="0" w:space="0" w:color="auto"/>
          </w:divBdr>
        </w:div>
        <w:div w:id="270748772">
          <w:marLeft w:val="640"/>
          <w:marRight w:val="0"/>
          <w:marTop w:val="0"/>
          <w:marBottom w:val="0"/>
          <w:divBdr>
            <w:top w:val="none" w:sz="0" w:space="0" w:color="auto"/>
            <w:left w:val="none" w:sz="0" w:space="0" w:color="auto"/>
            <w:bottom w:val="none" w:sz="0" w:space="0" w:color="auto"/>
            <w:right w:val="none" w:sz="0" w:space="0" w:color="auto"/>
          </w:divBdr>
        </w:div>
        <w:div w:id="872889091">
          <w:marLeft w:val="640"/>
          <w:marRight w:val="0"/>
          <w:marTop w:val="0"/>
          <w:marBottom w:val="0"/>
          <w:divBdr>
            <w:top w:val="none" w:sz="0" w:space="0" w:color="auto"/>
            <w:left w:val="none" w:sz="0" w:space="0" w:color="auto"/>
            <w:bottom w:val="none" w:sz="0" w:space="0" w:color="auto"/>
            <w:right w:val="none" w:sz="0" w:space="0" w:color="auto"/>
          </w:divBdr>
        </w:div>
      </w:divsChild>
    </w:div>
    <w:div w:id="2108501232">
      <w:bodyDiv w:val="1"/>
      <w:marLeft w:val="0"/>
      <w:marRight w:val="0"/>
      <w:marTop w:val="0"/>
      <w:marBottom w:val="0"/>
      <w:divBdr>
        <w:top w:val="none" w:sz="0" w:space="0" w:color="auto"/>
        <w:left w:val="none" w:sz="0" w:space="0" w:color="auto"/>
        <w:bottom w:val="none" w:sz="0" w:space="0" w:color="auto"/>
        <w:right w:val="none" w:sz="0" w:space="0" w:color="auto"/>
      </w:divBdr>
      <w:divsChild>
        <w:div w:id="712576730">
          <w:marLeft w:val="640"/>
          <w:marRight w:val="0"/>
          <w:marTop w:val="0"/>
          <w:marBottom w:val="0"/>
          <w:divBdr>
            <w:top w:val="none" w:sz="0" w:space="0" w:color="auto"/>
            <w:left w:val="none" w:sz="0" w:space="0" w:color="auto"/>
            <w:bottom w:val="none" w:sz="0" w:space="0" w:color="auto"/>
            <w:right w:val="none" w:sz="0" w:space="0" w:color="auto"/>
          </w:divBdr>
        </w:div>
        <w:div w:id="1166945549">
          <w:marLeft w:val="640"/>
          <w:marRight w:val="0"/>
          <w:marTop w:val="0"/>
          <w:marBottom w:val="0"/>
          <w:divBdr>
            <w:top w:val="none" w:sz="0" w:space="0" w:color="auto"/>
            <w:left w:val="none" w:sz="0" w:space="0" w:color="auto"/>
            <w:bottom w:val="none" w:sz="0" w:space="0" w:color="auto"/>
            <w:right w:val="none" w:sz="0" w:space="0" w:color="auto"/>
          </w:divBdr>
        </w:div>
        <w:div w:id="1377701541">
          <w:marLeft w:val="640"/>
          <w:marRight w:val="0"/>
          <w:marTop w:val="0"/>
          <w:marBottom w:val="0"/>
          <w:divBdr>
            <w:top w:val="none" w:sz="0" w:space="0" w:color="auto"/>
            <w:left w:val="none" w:sz="0" w:space="0" w:color="auto"/>
            <w:bottom w:val="none" w:sz="0" w:space="0" w:color="auto"/>
            <w:right w:val="none" w:sz="0" w:space="0" w:color="auto"/>
          </w:divBdr>
        </w:div>
        <w:div w:id="1557008624">
          <w:marLeft w:val="640"/>
          <w:marRight w:val="0"/>
          <w:marTop w:val="0"/>
          <w:marBottom w:val="0"/>
          <w:divBdr>
            <w:top w:val="none" w:sz="0" w:space="0" w:color="auto"/>
            <w:left w:val="none" w:sz="0" w:space="0" w:color="auto"/>
            <w:bottom w:val="none" w:sz="0" w:space="0" w:color="auto"/>
            <w:right w:val="none" w:sz="0" w:space="0" w:color="auto"/>
          </w:divBdr>
        </w:div>
        <w:div w:id="1722746823">
          <w:marLeft w:val="640"/>
          <w:marRight w:val="0"/>
          <w:marTop w:val="0"/>
          <w:marBottom w:val="0"/>
          <w:divBdr>
            <w:top w:val="none" w:sz="0" w:space="0" w:color="auto"/>
            <w:left w:val="none" w:sz="0" w:space="0" w:color="auto"/>
            <w:bottom w:val="none" w:sz="0" w:space="0" w:color="auto"/>
            <w:right w:val="none" w:sz="0" w:space="0" w:color="auto"/>
          </w:divBdr>
        </w:div>
        <w:div w:id="1461463079">
          <w:marLeft w:val="640"/>
          <w:marRight w:val="0"/>
          <w:marTop w:val="0"/>
          <w:marBottom w:val="0"/>
          <w:divBdr>
            <w:top w:val="none" w:sz="0" w:space="0" w:color="auto"/>
            <w:left w:val="none" w:sz="0" w:space="0" w:color="auto"/>
            <w:bottom w:val="none" w:sz="0" w:space="0" w:color="auto"/>
            <w:right w:val="none" w:sz="0" w:space="0" w:color="auto"/>
          </w:divBdr>
        </w:div>
        <w:div w:id="1829006998">
          <w:marLeft w:val="640"/>
          <w:marRight w:val="0"/>
          <w:marTop w:val="0"/>
          <w:marBottom w:val="0"/>
          <w:divBdr>
            <w:top w:val="none" w:sz="0" w:space="0" w:color="auto"/>
            <w:left w:val="none" w:sz="0" w:space="0" w:color="auto"/>
            <w:bottom w:val="none" w:sz="0" w:space="0" w:color="auto"/>
            <w:right w:val="none" w:sz="0" w:space="0" w:color="auto"/>
          </w:divBdr>
        </w:div>
        <w:div w:id="655960164">
          <w:marLeft w:val="640"/>
          <w:marRight w:val="0"/>
          <w:marTop w:val="0"/>
          <w:marBottom w:val="0"/>
          <w:divBdr>
            <w:top w:val="none" w:sz="0" w:space="0" w:color="auto"/>
            <w:left w:val="none" w:sz="0" w:space="0" w:color="auto"/>
            <w:bottom w:val="none" w:sz="0" w:space="0" w:color="auto"/>
            <w:right w:val="none" w:sz="0" w:space="0" w:color="auto"/>
          </w:divBdr>
        </w:div>
        <w:div w:id="111948212">
          <w:marLeft w:val="640"/>
          <w:marRight w:val="0"/>
          <w:marTop w:val="0"/>
          <w:marBottom w:val="0"/>
          <w:divBdr>
            <w:top w:val="none" w:sz="0" w:space="0" w:color="auto"/>
            <w:left w:val="none" w:sz="0" w:space="0" w:color="auto"/>
            <w:bottom w:val="none" w:sz="0" w:space="0" w:color="auto"/>
            <w:right w:val="none" w:sz="0" w:space="0" w:color="auto"/>
          </w:divBdr>
        </w:div>
        <w:div w:id="1390878515">
          <w:marLeft w:val="640"/>
          <w:marRight w:val="0"/>
          <w:marTop w:val="0"/>
          <w:marBottom w:val="0"/>
          <w:divBdr>
            <w:top w:val="none" w:sz="0" w:space="0" w:color="auto"/>
            <w:left w:val="none" w:sz="0" w:space="0" w:color="auto"/>
            <w:bottom w:val="none" w:sz="0" w:space="0" w:color="auto"/>
            <w:right w:val="none" w:sz="0" w:space="0" w:color="auto"/>
          </w:divBdr>
        </w:div>
      </w:divsChild>
    </w:div>
    <w:div w:id="2113892998">
      <w:bodyDiv w:val="1"/>
      <w:marLeft w:val="0"/>
      <w:marRight w:val="0"/>
      <w:marTop w:val="0"/>
      <w:marBottom w:val="0"/>
      <w:divBdr>
        <w:top w:val="none" w:sz="0" w:space="0" w:color="auto"/>
        <w:left w:val="none" w:sz="0" w:space="0" w:color="auto"/>
        <w:bottom w:val="none" w:sz="0" w:space="0" w:color="auto"/>
        <w:right w:val="none" w:sz="0" w:space="0" w:color="auto"/>
      </w:divBdr>
      <w:divsChild>
        <w:div w:id="347949087">
          <w:marLeft w:val="640"/>
          <w:marRight w:val="0"/>
          <w:marTop w:val="0"/>
          <w:marBottom w:val="0"/>
          <w:divBdr>
            <w:top w:val="none" w:sz="0" w:space="0" w:color="auto"/>
            <w:left w:val="none" w:sz="0" w:space="0" w:color="auto"/>
            <w:bottom w:val="none" w:sz="0" w:space="0" w:color="auto"/>
            <w:right w:val="none" w:sz="0" w:space="0" w:color="auto"/>
          </w:divBdr>
        </w:div>
        <w:div w:id="2065059566">
          <w:marLeft w:val="640"/>
          <w:marRight w:val="0"/>
          <w:marTop w:val="0"/>
          <w:marBottom w:val="0"/>
          <w:divBdr>
            <w:top w:val="none" w:sz="0" w:space="0" w:color="auto"/>
            <w:left w:val="none" w:sz="0" w:space="0" w:color="auto"/>
            <w:bottom w:val="none" w:sz="0" w:space="0" w:color="auto"/>
            <w:right w:val="none" w:sz="0" w:space="0" w:color="auto"/>
          </w:divBdr>
        </w:div>
        <w:div w:id="651373452">
          <w:marLeft w:val="640"/>
          <w:marRight w:val="0"/>
          <w:marTop w:val="0"/>
          <w:marBottom w:val="0"/>
          <w:divBdr>
            <w:top w:val="none" w:sz="0" w:space="0" w:color="auto"/>
            <w:left w:val="none" w:sz="0" w:space="0" w:color="auto"/>
            <w:bottom w:val="none" w:sz="0" w:space="0" w:color="auto"/>
            <w:right w:val="none" w:sz="0" w:space="0" w:color="auto"/>
          </w:divBdr>
        </w:div>
        <w:div w:id="577397884">
          <w:marLeft w:val="640"/>
          <w:marRight w:val="0"/>
          <w:marTop w:val="0"/>
          <w:marBottom w:val="0"/>
          <w:divBdr>
            <w:top w:val="none" w:sz="0" w:space="0" w:color="auto"/>
            <w:left w:val="none" w:sz="0" w:space="0" w:color="auto"/>
            <w:bottom w:val="none" w:sz="0" w:space="0" w:color="auto"/>
            <w:right w:val="none" w:sz="0" w:space="0" w:color="auto"/>
          </w:divBdr>
        </w:div>
        <w:div w:id="306252357">
          <w:marLeft w:val="640"/>
          <w:marRight w:val="0"/>
          <w:marTop w:val="0"/>
          <w:marBottom w:val="0"/>
          <w:divBdr>
            <w:top w:val="none" w:sz="0" w:space="0" w:color="auto"/>
            <w:left w:val="none" w:sz="0" w:space="0" w:color="auto"/>
            <w:bottom w:val="none" w:sz="0" w:space="0" w:color="auto"/>
            <w:right w:val="none" w:sz="0" w:space="0" w:color="auto"/>
          </w:divBdr>
        </w:div>
        <w:div w:id="2049908722">
          <w:marLeft w:val="640"/>
          <w:marRight w:val="0"/>
          <w:marTop w:val="0"/>
          <w:marBottom w:val="0"/>
          <w:divBdr>
            <w:top w:val="none" w:sz="0" w:space="0" w:color="auto"/>
            <w:left w:val="none" w:sz="0" w:space="0" w:color="auto"/>
            <w:bottom w:val="none" w:sz="0" w:space="0" w:color="auto"/>
            <w:right w:val="none" w:sz="0" w:space="0" w:color="auto"/>
          </w:divBdr>
        </w:div>
        <w:div w:id="540363230">
          <w:marLeft w:val="640"/>
          <w:marRight w:val="0"/>
          <w:marTop w:val="0"/>
          <w:marBottom w:val="0"/>
          <w:divBdr>
            <w:top w:val="none" w:sz="0" w:space="0" w:color="auto"/>
            <w:left w:val="none" w:sz="0" w:space="0" w:color="auto"/>
            <w:bottom w:val="none" w:sz="0" w:space="0" w:color="auto"/>
            <w:right w:val="none" w:sz="0" w:space="0" w:color="auto"/>
          </w:divBdr>
        </w:div>
        <w:div w:id="1677028623">
          <w:marLeft w:val="640"/>
          <w:marRight w:val="0"/>
          <w:marTop w:val="0"/>
          <w:marBottom w:val="0"/>
          <w:divBdr>
            <w:top w:val="none" w:sz="0" w:space="0" w:color="auto"/>
            <w:left w:val="none" w:sz="0" w:space="0" w:color="auto"/>
            <w:bottom w:val="none" w:sz="0" w:space="0" w:color="auto"/>
            <w:right w:val="none" w:sz="0" w:space="0" w:color="auto"/>
          </w:divBdr>
        </w:div>
        <w:div w:id="229267910">
          <w:marLeft w:val="640"/>
          <w:marRight w:val="0"/>
          <w:marTop w:val="0"/>
          <w:marBottom w:val="0"/>
          <w:divBdr>
            <w:top w:val="none" w:sz="0" w:space="0" w:color="auto"/>
            <w:left w:val="none" w:sz="0" w:space="0" w:color="auto"/>
            <w:bottom w:val="none" w:sz="0" w:space="0" w:color="auto"/>
            <w:right w:val="none" w:sz="0" w:space="0" w:color="auto"/>
          </w:divBdr>
        </w:div>
        <w:div w:id="378172078">
          <w:marLeft w:val="640"/>
          <w:marRight w:val="0"/>
          <w:marTop w:val="0"/>
          <w:marBottom w:val="0"/>
          <w:divBdr>
            <w:top w:val="none" w:sz="0" w:space="0" w:color="auto"/>
            <w:left w:val="none" w:sz="0" w:space="0" w:color="auto"/>
            <w:bottom w:val="none" w:sz="0" w:space="0" w:color="auto"/>
            <w:right w:val="none" w:sz="0" w:space="0" w:color="auto"/>
          </w:divBdr>
        </w:div>
        <w:div w:id="788276039">
          <w:marLeft w:val="640"/>
          <w:marRight w:val="0"/>
          <w:marTop w:val="0"/>
          <w:marBottom w:val="0"/>
          <w:divBdr>
            <w:top w:val="none" w:sz="0" w:space="0" w:color="auto"/>
            <w:left w:val="none" w:sz="0" w:space="0" w:color="auto"/>
            <w:bottom w:val="none" w:sz="0" w:space="0" w:color="auto"/>
            <w:right w:val="none" w:sz="0" w:space="0" w:color="auto"/>
          </w:divBdr>
        </w:div>
      </w:divsChild>
    </w:div>
    <w:div w:id="2144076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vinxhan/tb-fundi"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1C361A96-02DE-304B-B35D-61D0B21CF7FB}"/>
      </w:docPartPr>
      <w:docPartBody>
        <w:p w:rsidR="000B2563" w:rsidRDefault="001F17D2">
          <w:r w:rsidRPr="00FA7665">
            <w:rPr>
              <w:rStyle w:val="PlaceholderText"/>
            </w:rPr>
            <w:t>Click or tap here to enter text.</w:t>
          </w:r>
        </w:p>
      </w:docPartBody>
    </w:docPart>
    <w:docPart>
      <w:docPartPr>
        <w:name w:val="78881E17F24CEB49A101231EE0B1499A"/>
        <w:category>
          <w:name w:val="General"/>
          <w:gallery w:val="placeholder"/>
        </w:category>
        <w:types>
          <w:type w:val="bbPlcHdr"/>
        </w:types>
        <w:behaviors>
          <w:behavior w:val="content"/>
        </w:behaviors>
        <w:guid w:val="{38B2638A-C5D8-F341-AD26-79CA8AC22D5C}"/>
      </w:docPartPr>
      <w:docPartBody>
        <w:p w:rsidR="000B2563" w:rsidRDefault="001F17D2" w:rsidP="001F17D2">
          <w:pPr>
            <w:pStyle w:val="78881E17F24CEB49A101231EE0B1499A"/>
          </w:pPr>
          <w:r w:rsidRPr="00FA7665">
            <w:rPr>
              <w:rStyle w:val="PlaceholderText"/>
            </w:rPr>
            <w:t>Click or tap here to enter text.</w:t>
          </w:r>
        </w:p>
      </w:docPartBody>
    </w:docPart>
    <w:docPart>
      <w:docPartPr>
        <w:name w:val="EDCB71B3FE5B9940A4CDF08E043C7D69"/>
        <w:category>
          <w:name w:val="General"/>
          <w:gallery w:val="placeholder"/>
        </w:category>
        <w:types>
          <w:type w:val="bbPlcHdr"/>
        </w:types>
        <w:behaviors>
          <w:behavior w:val="content"/>
        </w:behaviors>
        <w:guid w:val="{DBCC0F6D-D6D8-4443-A9A3-F7EC946385C4}"/>
      </w:docPartPr>
      <w:docPartBody>
        <w:p w:rsidR="000B2563" w:rsidRDefault="001F17D2" w:rsidP="001F17D2">
          <w:pPr>
            <w:pStyle w:val="EDCB71B3FE5B9940A4CDF08E043C7D69"/>
          </w:pPr>
          <w:r w:rsidRPr="00FA7665">
            <w:rPr>
              <w:rStyle w:val="PlaceholderText"/>
            </w:rPr>
            <w:t>Click or tap here to enter text.</w:t>
          </w:r>
        </w:p>
      </w:docPartBody>
    </w:docPart>
    <w:docPart>
      <w:docPartPr>
        <w:name w:val="D4E918593C0A4F49A7CE22A406061CFE"/>
        <w:category>
          <w:name w:val="General"/>
          <w:gallery w:val="placeholder"/>
        </w:category>
        <w:types>
          <w:type w:val="bbPlcHdr"/>
        </w:types>
        <w:behaviors>
          <w:behavior w:val="content"/>
        </w:behaviors>
        <w:guid w:val="{4E2F96B0-A433-904E-B108-BDCF4E63B3EE}"/>
      </w:docPartPr>
      <w:docPartBody>
        <w:p w:rsidR="000B2563" w:rsidRDefault="001F17D2" w:rsidP="001F17D2">
          <w:pPr>
            <w:pStyle w:val="D4E918593C0A4F49A7CE22A406061CFE"/>
          </w:pPr>
          <w:r w:rsidRPr="00FA7665">
            <w:rPr>
              <w:rStyle w:val="PlaceholderText"/>
            </w:rPr>
            <w:t>Click or tap here to enter text.</w:t>
          </w:r>
        </w:p>
      </w:docPartBody>
    </w:docPart>
    <w:docPart>
      <w:docPartPr>
        <w:name w:val="F977A6F17B779F4B947D5CE0059A75EE"/>
        <w:category>
          <w:name w:val="General"/>
          <w:gallery w:val="placeholder"/>
        </w:category>
        <w:types>
          <w:type w:val="bbPlcHdr"/>
        </w:types>
        <w:behaviors>
          <w:behavior w:val="content"/>
        </w:behaviors>
        <w:guid w:val="{99888A75-9F9E-FF47-96B2-C6799FD79913}"/>
      </w:docPartPr>
      <w:docPartBody>
        <w:p w:rsidR="000B2563" w:rsidRDefault="001F17D2" w:rsidP="001F17D2">
          <w:pPr>
            <w:pStyle w:val="F977A6F17B779F4B947D5CE0059A75EE"/>
          </w:pPr>
          <w:r w:rsidRPr="00FA7665">
            <w:rPr>
              <w:rStyle w:val="PlaceholderText"/>
            </w:rPr>
            <w:t>Click or tap here to enter text.</w:t>
          </w:r>
        </w:p>
      </w:docPartBody>
    </w:docPart>
    <w:docPart>
      <w:docPartPr>
        <w:name w:val="8797BC216847644DB9061144AC152A47"/>
        <w:category>
          <w:name w:val="General"/>
          <w:gallery w:val="placeholder"/>
        </w:category>
        <w:types>
          <w:type w:val="bbPlcHdr"/>
        </w:types>
        <w:behaviors>
          <w:behavior w:val="content"/>
        </w:behaviors>
        <w:guid w:val="{0395477D-8FBA-D348-8014-633C8D7FC8E1}"/>
      </w:docPartPr>
      <w:docPartBody>
        <w:p w:rsidR="000B2563" w:rsidRDefault="001F17D2" w:rsidP="001F17D2">
          <w:pPr>
            <w:pStyle w:val="8797BC216847644DB9061144AC152A47"/>
          </w:pPr>
          <w:r w:rsidRPr="00FA7665">
            <w:rPr>
              <w:rStyle w:val="PlaceholderText"/>
            </w:rPr>
            <w:t>Click or tap here to enter text.</w:t>
          </w:r>
        </w:p>
      </w:docPartBody>
    </w:docPart>
    <w:docPart>
      <w:docPartPr>
        <w:name w:val="E00E82723F133A43ABAC75139DECB719"/>
        <w:category>
          <w:name w:val="General"/>
          <w:gallery w:val="placeholder"/>
        </w:category>
        <w:types>
          <w:type w:val="bbPlcHdr"/>
        </w:types>
        <w:behaviors>
          <w:behavior w:val="content"/>
        </w:behaviors>
        <w:guid w:val="{F1F78615-065D-334B-AABE-0B2615247C73}"/>
      </w:docPartPr>
      <w:docPartBody>
        <w:p w:rsidR="000B2563" w:rsidRDefault="001F17D2" w:rsidP="001F17D2">
          <w:pPr>
            <w:pStyle w:val="E00E82723F133A43ABAC75139DECB719"/>
          </w:pPr>
          <w:r w:rsidRPr="00FA7665">
            <w:rPr>
              <w:rStyle w:val="PlaceholderText"/>
            </w:rPr>
            <w:t>Click or tap here to enter text.</w:t>
          </w:r>
        </w:p>
      </w:docPartBody>
    </w:docPart>
    <w:docPart>
      <w:docPartPr>
        <w:name w:val="3C0D46B99F24B1498FD71D1946768942"/>
        <w:category>
          <w:name w:val="General"/>
          <w:gallery w:val="placeholder"/>
        </w:category>
        <w:types>
          <w:type w:val="bbPlcHdr"/>
        </w:types>
        <w:behaviors>
          <w:behavior w:val="content"/>
        </w:behaviors>
        <w:guid w:val="{EE8BB663-31FF-9C44-9573-72EC8EA8299D}"/>
      </w:docPartPr>
      <w:docPartBody>
        <w:p w:rsidR="000B2563" w:rsidRDefault="001F17D2" w:rsidP="001F17D2">
          <w:pPr>
            <w:pStyle w:val="3C0D46B99F24B1498FD71D1946768942"/>
          </w:pPr>
          <w:r w:rsidRPr="00FA7665">
            <w:rPr>
              <w:rStyle w:val="PlaceholderText"/>
            </w:rPr>
            <w:t>Click or tap here to enter text.</w:t>
          </w:r>
        </w:p>
      </w:docPartBody>
    </w:docPart>
    <w:docPart>
      <w:docPartPr>
        <w:name w:val="7E29AC6B80513A459E4C577A83F6D8B3"/>
        <w:category>
          <w:name w:val="General"/>
          <w:gallery w:val="placeholder"/>
        </w:category>
        <w:types>
          <w:type w:val="bbPlcHdr"/>
        </w:types>
        <w:behaviors>
          <w:behavior w:val="content"/>
        </w:behaviors>
        <w:guid w:val="{C87FF6F9-3B06-D445-A604-49EDC0A74DCF}"/>
      </w:docPartPr>
      <w:docPartBody>
        <w:p w:rsidR="000B2563" w:rsidRDefault="001F17D2" w:rsidP="001F17D2">
          <w:pPr>
            <w:pStyle w:val="7E29AC6B80513A459E4C577A83F6D8B3"/>
          </w:pPr>
          <w:r w:rsidRPr="00FA7665">
            <w:rPr>
              <w:rStyle w:val="PlaceholderText"/>
            </w:rPr>
            <w:t>Click or tap here to enter text.</w:t>
          </w:r>
        </w:p>
      </w:docPartBody>
    </w:docPart>
    <w:docPart>
      <w:docPartPr>
        <w:name w:val="6783454CB911FB40BECB499C2D705573"/>
        <w:category>
          <w:name w:val="General"/>
          <w:gallery w:val="placeholder"/>
        </w:category>
        <w:types>
          <w:type w:val="bbPlcHdr"/>
        </w:types>
        <w:behaviors>
          <w:behavior w:val="content"/>
        </w:behaviors>
        <w:guid w:val="{8ACC31F6-A9C7-BC43-B499-29BC10292C4D}"/>
      </w:docPartPr>
      <w:docPartBody>
        <w:p w:rsidR="000B2563" w:rsidRDefault="001F17D2" w:rsidP="001F17D2">
          <w:pPr>
            <w:pStyle w:val="6783454CB911FB40BECB499C2D705573"/>
          </w:pPr>
          <w:r w:rsidRPr="00FA7665">
            <w:rPr>
              <w:rStyle w:val="PlaceholderText"/>
            </w:rPr>
            <w:t>Click or tap here to enter text.</w:t>
          </w:r>
        </w:p>
      </w:docPartBody>
    </w:docPart>
    <w:docPart>
      <w:docPartPr>
        <w:name w:val="F3C93442DF7A3343AB66C0481345E508"/>
        <w:category>
          <w:name w:val="General"/>
          <w:gallery w:val="placeholder"/>
        </w:category>
        <w:types>
          <w:type w:val="bbPlcHdr"/>
        </w:types>
        <w:behaviors>
          <w:behavior w:val="content"/>
        </w:behaviors>
        <w:guid w:val="{4482D6D6-AD10-9748-95FE-A87411B5188E}"/>
      </w:docPartPr>
      <w:docPartBody>
        <w:p w:rsidR="00BF126D" w:rsidRDefault="00844F2B" w:rsidP="00844F2B">
          <w:pPr>
            <w:pStyle w:val="F3C93442DF7A3343AB66C0481345E508"/>
          </w:pPr>
          <w:r w:rsidRPr="00FA7665">
            <w:rPr>
              <w:rStyle w:val="PlaceholderText"/>
            </w:rPr>
            <w:t>Click or tap here to enter text.</w:t>
          </w:r>
        </w:p>
      </w:docPartBody>
    </w:docPart>
    <w:docPart>
      <w:docPartPr>
        <w:name w:val="B47C0F9F1EA02643AF551CF37020FDFF"/>
        <w:category>
          <w:name w:val="General"/>
          <w:gallery w:val="placeholder"/>
        </w:category>
        <w:types>
          <w:type w:val="bbPlcHdr"/>
        </w:types>
        <w:behaviors>
          <w:behavior w:val="content"/>
        </w:behaviors>
        <w:guid w:val="{9628DDC3-66EC-BA4B-813A-F3627A1C6B31}"/>
      </w:docPartPr>
      <w:docPartBody>
        <w:p w:rsidR="00E97785" w:rsidRDefault="00BF126D" w:rsidP="00BF126D">
          <w:pPr>
            <w:pStyle w:val="B47C0F9F1EA02643AF551CF37020FDFF"/>
          </w:pPr>
          <w:r w:rsidRPr="00FA766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7D2"/>
    <w:rsid w:val="000B2563"/>
    <w:rsid w:val="001F17D2"/>
    <w:rsid w:val="00217504"/>
    <w:rsid w:val="00490962"/>
    <w:rsid w:val="0061131B"/>
    <w:rsid w:val="00844F2B"/>
    <w:rsid w:val="00944D12"/>
    <w:rsid w:val="00B375BF"/>
    <w:rsid w:val="00BF126D"/>
    <w:rsid w:val="00C139B0"/>
    <w:rsid w:val="00E977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75BF"/>
    <w:rPr>
      <w:color w:val="808080"/>
    </w:rPr>
  </w:style>
  <w:style w:type="paragraph" w:customStyle="1" w:styleId="E00DF5ECBAFFF743A2608179CBC1414A">
    <w:name w:val="E00DF5ECBAFFF743A2608179CBC1414A"/>
    <w:rsid w:val="001F17D2"/>
  </w:style>
  <w:style w:type="paragraph" w:customStyle="1" w:styleId="78881E17F24CEB49A101231EE0B1499A">
    <w:name w:val="78881E17F24CEB49A101231EE0B1499A"/>
    <w:rsid w:val="001F17D2"/>
  </w:style>
  <w:style w:type="paragraph" w:customStyle="1" w:styleId="B47C0F9F1EA02643AF551CF37020FDFF">
    <w:name w:val="B47C0F9F1EA02643AF551CF37020FDFF"/>
    <w:rsid w:val="00BF126D"/>
    <w:rPr>
      <w:kern w:val="2"/>
      <w:lang w:eastAsia="en-GB"/>
      <w14:ligatures w14:val="standardContextual"/>
    </w:rPr>
  </w:style>
  <w:style w:type="paragraph" w:customStyle="1" w:styleId="EDCB71B3FE5B9940A4CDF08E043C7D69">
    <w:name w:val="EDCB71B3FE5B9940A4CDF08E043C7D69"/>
    <w:rsid w:val="001F17D2"/>
  </w:style>
  <w:style w:type="paragraph" w:customStyle="1" w:styleId="D4E918593C0A4F49A7CE22A406061CFE">
    <w:name w:val="D4E918593C0A4F49A7CE22A406061CFE"/>
    <w:rsid w:val="001F17D2"/>
  </w:style>
  <w:style w:type="paragraph" w:customStyle="1" w:styleId="F977A6F17B779F4B947D5CE0059A75EE">
    <w:name w:val="F977A6F17B779F4B947D5CE0059A75EE"/>
    <w:rsid w:val="001F17D2"/>
  </w:style>
  <w:style w:type="paragraph" w:customStyle="1" w:styleId="8797BC216847644DB9061144AC152A47">
    <w:name w:val="8797BC216847644DB9061144AC152A47"/>
    <w:rsid w:val="001F17D2"/>
  </w:style>
  <w:style w:type="paragraph" w:customStyle="1" w:styleId="E00E82723F133A43ABAC75139DECB719">
    <w:name w:val="E00E82723F133A43ABAC75139DECB719"/>
    <w:rsid w:val="001F17D2"/>
  </w:style>
  <w:style w:type="paragraph" w:customStyle="1" w:styleId="3C0D46B99F24B1498FD71D1946768942">
    <w:name w:val="3C0D46B99F24B1498FD71D1946768942"/>
    <w:rsid w:val="001F17D2"/>
  </w:style>
  <w:style w:type="paragraph" w:customStyle="1" w:styleId="7E29AC6B80513A459E4C577A83F6D8B3">
    <w:name w:val="7E29AC6B80513A459E4C577A83F6D8B3"/>
    <w:rsid w:val="001F17D2"/>
  </w:style>
  <w:style w:type="paragraph" w:customStyle="1" w:styleId="6783454CB911FB40BECB499C2D705573">
    <w:name w:val="6783454CB911FB40BECB499C2D705573"/>
    <w:rsid w:val="001F17D2"/>
  </w:style>
  <w:style w:type="paragraph" w:customStyle="1" w:styleId="F3C93442DF7A3343AB66C0481345E508">
    <w:name w:val="F3C93442DF7A3343AB66C0481345E508"/>
    <w:rsid w:val="00844F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11C9CA-CE22-AE44-8894-11FE45DD9563}">
  <we:reference id="wa104382081" version="1.55.1.0" store="en-GB" storeType="OMEX"/>
  <we:alternateReferences>
    <we:reference id="wa104382081" version="1.55.1.0" store="en-GB" storeType="OMEX"/>
  </we:alternateReferences>
  <we:properties>
    <we:property name="MENDELEY_CITATIONS" value="[{&quot;citationID&quot;:&quot;MENDELEY_CITATION_813e3857-08fc-43f4-8106-4eb406c84668&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&quot;,&quot;citationItems&quot;:[{&quot;id&quot;:&quot;9040e001-4bc4-38d1-b0a8-8562a4f2d598&quot;,&quot;itemData&quot;:{&quot;type&quot;:&quot;article-journal&quot;,&quot;id&quot;:&quot;9040e001-4bc4-38d1-b0a8-8562a4f2d598&quot;,&quot;title&quot;:&quot;The universal visitation law of human mobility&quot;,&quot;author&quot;:[{&quot;family&quot;:&quot;Schläpfer&quot;,&quot;given&quot;:&quot;Markus&quot;,&quot;parse-names&quot;:false,&quot;dropping-particle&quot;:&quot;&quot;,&quot;non-dropping-particle&quot;:&quot;&quot;},{&quot;family&quot;:&quot;Dong&quot;,&quot;given&quot;:&quot;Lei&quot;,&quot;parse-names&quot;:false,&quot;dropping-particle&quot;:&quot;&quot;,&quot;non-dropping-particle&quot;:&quot;&quot;},{&quot;family&quot;:&quot;O’Keeffe&quot;,&quot;given&quot;:&quot;Kevin&quot;,&quot;parse-names&quot;:false,&quot;dropping-particle&quot;:&quot;&quot;,&quot;non-dropping-particle&quot;:&quot;&quot;},{&quot;family&quot;:&quot;Santi&quot;,&quot;given&quot;:&quot;Paolo&quot;,&quot;parse-names&quot;:false,&quot;dropping-particle&quot;:&quot;&quot;,&quot;non-dropping-particle&quot;:&quot;&quot;},{&quot;family&quot;:&quot;Szell&quot;,&quot;given&quot;:&quot;Michael&quot;,&quot;parse-names&quot;:false,&quot;dropping-particle&quot;:&quot;&quot;,&quot;non-dropping-particle&quot;:&quot;&quot;},{&quot;family&quot;:&quot;Salat&quot;,&quot;given&quot;:&quot;Hadrien&quot;,&quot;parse-names&quot;:false,&quot;dropping-particle&quot;:&quot;&quot;,&quot;non-dropping-particle&quot;:&quot;&quot;},{&quot;family&quot;:&quot;Anklesaria&quot;,&quot;given&quot;:&quot;Samuel&quot;,&quot;parse-names&quot;:false,&quot;dropping-particle&quot;:&quot;&quot;,&quot;non-dropping-particle&quot;:&quot;&quot;},{&quot;family&quot;:&quot;Vazifeh&quot;,&quot;given&quot;:&quot;Mohammad&quot;,&quot;parse-names&quot;:false,&quot;dropping-particle&quot;:&quot;&quot;,&quot;non-dropping-particle&quot;:&quot;&quot;},{&quot;family&quot;:&quot;Ratti&quot;,&quot;given&quot;:&quot;Carlo&quot;,&quot;parse-names&quot;:false,&quot;dropping-particle&quot;:&quot;&quot;,&quot;non-dropping-particle&quot;:&quot;&quot;},{&quot;family&quot;:&quot;West&quot;,&quot;given&quot;:&quot;Geoffrey B.&quot;,&quot;parse-names&quot;:false,&quot;dropping-particle&quot;:&quot;&quot;,&quot;non-dropping-particle&quot;:&quot;&quot;}],&quot;container-title&quot;:&quot;Nature&quot;,&quot;container-title-short&quot;:&quot;Nature&quot;,&quot;DOI&quot;:&quot;10.1038/s41586-021-03480-9&quot;,&quot;ISSN&quot;:&quot;14764687&quot;,&quot;issued&quot;:{&quot;date-parts&quot;:[[2021]]},&quot;abstract&quot;:&quot;Human mobility impacts many aspects of a city, from its spatial structure1–3 to its response to an epidemic4–7. It is also ultimately key to social interactions8, innovation9,10 and productivity11. However, our quantitative understanding of the aggregate movements of individuals remains incomplete. Existing models—such as the gravity law12,13 or the radiation model14—concentrate on the purely spatial dependence of mobility flows and do not capture the varying frequencies of recurrent visits to the same locations. Here we reveal a simple and robust scaling law that captures the temporal and spatial spectrum of population movement on the basis of large-scale mobility data from diverse cities around the globe. According to this law, the number of visitors to any location decreases as the inverse square of the product of their visiting frequency and travel distance. We further show that the spatio-temporal flows to different locations give rise to prominent spatial clusters with an area distribution that follows Zipf’s law15. Finally, we build an individual mobility model based on exploration and preferential return to provide a mechanistic explanation for the discovered scaling law and the emerging spatial structure. Our findings corroborate long-standing conjectures in human geography (such as central place theory16 and Weber’s theory of emergent optimality10) and allow for predictions of recurrent flows, providing a basis for applications in urban planning, traffic engineering and the mitigation of epidemic diseases.&quot;,&quot;issue&quot;:&quot;7860&quot;,&quot;volume&quot;:&quot;593&quot;},&quot;isTemporary&quot;:false}]},{&quot;citationID&quot;:&quot;MENDELEY_CITATION_c5adbe55-d290-49fb-87d3-8859c8b2f915&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&quot;,&quot;citationItems&quot;:[{&quot;id&quot;:&quot;c92968b2-4a94-3bc9-8b26-af9f86c34acb&quot;,&quot;itemData&quot;:{&quot;type&quot;:&quot;webpage&quot;,&quot;id&quot;:&quot;c92968b2-4a94-3bc9-8b26-af9f86c34acb&quot;,&quot;title&quot;:&quot;Global High Resolution Population Denominators Project - Funded by The Bill and Melinda Gates Foundation (OPP1134076)&quot;,&quot;author&quot;:[{&quot;family&quot;:&quot;WorldPop (www.worldpop.org - School of Geography and Environmental Science&quot;,&quot;given&quot;:&quot;University of Southampton; Department of Geography and Geosciences, University of Louisville; Departement de Geographie, Universite de Namur)&quot;,&quot;parse-names&quot;:false,&quot;dropping-particle&quot;:&quot;&quot;,&quot;non-dropping-particle&quot;:&quot;&quot;},{&quot;family&quot;:&quot;Center for International Earth Science Information Network (CIESIN)&quot;,&quot;given&quot;:&quot;Columbia University&quot;,&quot;parse-names&quot;:false,&quot;dropping-particle&quot;:&quot;&quot;,&quot;non-dropping-particle&quot;:&quot;&quot;}],&quot;accessed&quot;:{&quot;date-parts&quot;:[[2024,2,1]]},&quot;URL&quot;:&quot;https://dx.doi.org/10.5258/SOTON/WP00670&quot;,&quot;issued&quot;:{&quot;date-parts&quot;:[[2018]]},&quot;container-title-short&quot;:&quot;&quot;},&quot;isTemporary&quot;:false}]},{&quot;citationID&quot;:&quot;MENDELEY_CITATION_de66f9af-e9eb-4329-a704-4c8ce94d2801&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&quot;,&quot;citationItems&quot;:[{&quot;id&quot;:&quot;c92968b2-4a94-3bc9-8b26-af9f86c34acb&quot;,&quot;itemData&quot;:{&quot;type&quot;:&quot;webpage&quot;,&quot;id&quot;:&quot;c92968b2-4a94-3bc9-8b26-af9f86c34acb&quot;,&quot;title&quot;:&quot;Global High Resolution Population Denominators Project - Funded by The Bill and Melinda Gates Foundation (OPP1134076)&quot;,&quot;author&quot;:[{&quot;family&quot;:&quot;WorldPop (www.worldpop.org - School of Geography and Environmental Science&quot;,&quot;given&quot;:&quot;University of Southampton; Department of Geography and Geosciences, University of Louisville; Departement de Geographie, Universite de Namur)&quot;,&quot;parse-names&quot;:false,&quot;dropping-particle&quot;:&quot;&quot;,&quot;non-dropping-particle&quot;:&quot;&quot;},{&quot;family&quot;:&quot;Center for International Earth Science Information Network (CIESIN)&quot;,&quot;given&quot;:&quot;Columbia University&quot;,&quot;parse-names&quot;:false,&quot;dropping-particle&quot;:&quot;&quot;,&quot;non-dropping-particle&quot;:&quot;&quot;}],&quot;accessed&quot;:{&quot;date-parts&quot;:[[2024,2,1]]},&quot;URL&quot;:&quot;https://dx.doi.org/10.5258/SOTON/WP00670&quot;,&quot;issued&quot;:{&quot;date-parts&quot;:[[2018]]},&quot;container-title-short&quot;:&quot;&quot;},&quot;isTemporary&quot;:false}]},{&quot;citationID&quot;:&quot;MENDELEY_CITATION_09fe1368-1a45-4349-9919-d00293ebf30e&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&quot;,&quot;citationItems&quot;:[{&quot;id&quot;:&quot;7a097fe4-70fb-32a8-837b-f503b94be7d9&quot;,&quot;itemData&quot;:{&quot;type&quot;:&quot;webpage&quot;,&quot;id&quot;:&quot;7a097fe4-70fb-32a8-837b-f503b94be7d9&quot;,&quot;title&quot;:&quot;Census 2011&quot;,&quot;author&quot;:[{&quot;family&quot;:&quot;Statistics South Africa&quot;,&quot;given&quot;:&quot;&quot;,&quot;parse-names&quot;:false,&quot;dropping-particle&quot;:&quot;&quot;,&quot;non-dropping-particle&quot;:&quot;&quot;}],&quot;accessed&quot;:{&quot;date-parts&quot;:[[2024,2,1]]},&quot;URL&quot;:&quot;https://www.statssa.gov.za/?page_id=3836&quot;,&quot;container-title-short&quot;:&quot;&quot;},&quot;isTemporary&quot;:false}]},{&quot;citationID&quot;:&quot;MENDELEY_CITATION_47944bd7-116b-4ef1-93ed-8a00694c38a5&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&quot;,&quot;citationItems&quot;:[{&quot;id&quot;:&quot;4a575d53-d81c-385b-b3d8-8171fc1b1ef9&quot;,&quot;itemData&quot;:{&quot;type&quot;:&quot;webpage&quot;,&quot;id&quot;:&quot;4a575d53-d81c-385b-b3d8-8171fc1b1ef9&quot;,&quot;title&quot;:&quot;Household Size and Composition&quot;,&quot;author&quot;:[{&quot;family&quot;:&quot;United Nations Population Division&quot;,&quot;given&quot;:&quot;&quot;,&quot;parse-names&quot;:false,&quot;dropping-particle&quot;:&quot;&quot;,&quot;non-dropping-particle&quot;:&quot;&quot;}],&quot;accessed&quot;:{&quot;date-parts&quot;:[[2024,2,1]]},&quot;URL&quot;:&quot;https://www.un.org/development/desa/pd/data/household-size-and-composition&quot;,&quot;issued&quot;:{&quot;date-parts&quot;:[[2022]]},&quot;container-title-short&quot;:&quot;&quot;},&quot;isTemporary&quot;:false}]},{&quot;citationID&quot;:&quot;MENDELEY_CITATION_f97de93b-ac4c-469c-85bc-9e635452161a&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&quot;,&quot;citationItems&quot;:[{&quot;id&quot;:&quot;300f5639-f7eb-3565-a884-3ba4fb26ddac&quot;,&quot;itemData&quot;:{&quot;type&quot;:&quot;article-journal&quot;,&quot;id&quot;:&quot;300f5639-f7eb-3565-a884-3ba4fb26ddac&quot;,&quot;title&quot;:&quot;Zipf Distribution of U.S. Firm Sizes&quot;,&quot;author&quot;:[{&quot;family&quot;:&quot;Axtell&quot;,&quot;given&quot;:&quot;R. L.&quot;,&quot;parse-names&quot;:false,&quot;dropping-particle&quot;:&quot;&quot;,&quot;non-dropping-particle&quot;:&quot;&quot;}],&quot;container-title&quot;:&quot;Science&quot;,&quot;container-title-short&quot;:&quot;Science (1979)&quot;,&quot;accessed&quot;:{&quot;date-parts&quot;:[[2023,7,26]]},&quot;DOI&quot;:&quot;10.1126/SCIENCE.1062081&quot;,&quot;ISSN&quot;:&quot;00368075&quot;,&quot;PMID&quot;:&quot;11546870&quot;,&quot;URL&quot;:&quot;https://www.science.org/doi/10.1126/science.1062081&quot;,&quot;issued&quot;:{&quot;date-parts&quot;:[[2001,9,7]]},&quot;page&quot;:&quot;1818-1820&quot;,&quot;abstract&quot;:&quot;Analyses of firm sizes have historically used data that included limited samples of small firms, data typically described by lognormal distributions. Using data on the entire population of tax-payi...&quot;,&quot;publisher&quot;:&quot;American Association for the Advancement of Science&quot;,&quot;issue&quot;:&quot;5536&quot;,&quot;volume&quot;:&quot;293&quot;},&quot;isTemporary&quot;:false}]},{&quot;citationID&quot;:&quot;MENDELEY_CITATION_6c5efa5f-2f87-47dc-b89d-fd24f6f1014b&quot;,&quot;properties&quot;:{&quot;noteIndex&quot;:0},&quot;isEdited&quot;:false,&quot;manualOverride&quot;:{&quot;isManuallyOverridden&quot;:false,&quot;citeprocText&quot;:&quot;&lt;sup&gt;6&lt;/sup&gt;&quot;,&quot;manualOverrideText&quot;:&quot;&quot;},&quot;citationTag&quot;:&quot;MENDELEY_CITATION_v3_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&quot;,&quot;citationItems&quot;:[{&quot;id&quot;:&quot;b754fb9a-d2bc-359e-85e0-7baf7d13d38c&quot;,&quot;itemData&quot;:{&quot;type&quot;:&quot;webpage&quot;,&quot;id&quot;:&quot;b754fb9a-d2bc-359e-85e0-7baf7d13d38c&quot;,&quot;title&quot;:&quot;Annual Financial Statistics 2011&quot;,&quot;author&quot;:[{&quot;family&quot;:&quot;Statistics South Africa&quot;,&quot;given&quot;:&quot;&quot;,&quot;parse-names&quot;:false,&quot;dropping-particle&quot;:&quot;&quot;,&quot;non-dropping-particle&quot;:&quot;&quot;}],&quot;accessed&quot;:{&quot;date-parts&quot;:[[2024,2,2]]},&quot;URL&quot;:&quot;https://www.statssa.gov.za/publications/P0021/P00212011.pdf&quot;,&quot;issued&quot;:{&quot;date-parts&quot;:[[2011]]},&quot;container-title-short&quot;:&quot;&quot;},&quot;isTemporary&quot;:false}]},{&quot;citationID&quot;:&quot;MENDELEY_CITATION_2f75ce0c-925b-46b1-b3f4-8e716decfb4f&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&quot;,&quot;citationItems&quot;:[{&quot;id&quot;:&quot;9040e001-4bc4-38d1-b0a8-8562a4f2d598&quot;,&quot;itemData&quot;:{&quot;type&quot;:&quot;article-journal&quot;,&quot;id&quot;:&quot;9040e001-4bc4-38d1-b0a8-8562a4f2d598&quot;,&quot;title&quot;:&quot;The universal visitation law of human mobility&quot;,&quot;author&quot;:[{&quot;family&quot;:&quot;Schläpfer&quot;,&quot;given&quot;:&quot;Markus&quot;,&quot;parse-names&quot;:false,&quot;dropping-particle&quot;:&quot;&quot;,&quot;non-dropping-particle&quot;:&quot;&quot;},{&quot;family&quot;:&quot;Dong&quot;,&quot;given&quot;:&quot;Lei&quot;,&quot;parse-names&quot;:false,&quot;dropping-particle&quot;:&quot;&quot;,&quot;non-dropping-particle&quot;:&quot;&quot;},{&quot;family&quot;:&quot;O’Keeffe&quot;,&quot;given&quot;:&quot;Kevin&quot;,&quot;parse-names&quot;:false,&quot;dropping-particle&quot;:&quot;&quot;,&quot;non-dropping-particle&quot;:&quot;&quot;},{&quot;family&quot;:&quot;Santi&quot;,&quot;given&quot;:&quot;Paolo&quot;,&quot;parse-names&quot;:false,&quot;dropping-particle&quot;:&quot;&quot;,&quot;non-dropping-particle&quot;:&quot;&quot;},{&quot;family&quot;:&quot;Szell&quot;,&quot;given&quot;:&quot;Michael&quot;,&quot;parse-names&quot;:false,&quot;dropping-particle&quot;:&quot;&quot;,&quot;non-dropping-particle&quot;:&quot;&quot;},{&quot;family&quot;:&quot;Salat&quot;,&quot;given&quot;:&quot;Hadrien&quot;,&quot;parse-names&quot;:false,&quot;dropping-particle&quot;:&quot;&quot;,&quot;non-dropping-particle&quot;:&quot;&quot;},{&quot;family&quot;:&quot;Anklesaria&quot;,&quot;given&quot;:&quot;Samuel&quot;,&quot;parse-names&quot;:false,&quot;dropping-particle&quot;:&quot;&quot;,&quot;non-dropping-particle&quot;:&quot;&quot;},{&quot;family&quot;:&quot;Vazifeh&quot;,&quot;given&quot;:&quot;Mohammad&quot;,&quot;parse-names&quot;:false,&quot;dropping-particle&quot;:&quot;&quot;,&quot;non-dropping-particle&quot;:&quot;&quot;},{&quot;family&quot;:&quot;Ratti&quot;,&quot;given&quot;:&quot;Carlo&quot;,&quot;parse-names&quot;:false,&quot;dropping-particle&quot;:&quot;&quot;,&quot;non-dropping-particle&quot;:&quot;&quot;},{&quot;family&quot;:&quot;West&quot;,&quot;given&quot;:&quot;Geoffrey B.&quot;,&quot;parse-names&quot;:false,&quot;dropping-particle&quot;:&quot;&quot;,&quot;non-dropping-particle&quot;:&quot;&quot;}],&quot;container-title&quot;:&quot;Nature&quot;,&quot;container-title-short&quot;:&quot;Nature&quot;,&quot;DOI&quot;:&quot;10.1038/s41586-021-03480-9&quot;,&quot;ISSN&quot;:&quot;14764687&quot;,&quot;issued&quot;:{&quot;date-parts&quot;:[[2021]]},&quot;abstract&quot;:&quot;Human mobility impacts many aspects of a city, from its spatial structure1–3 to its response to an epidemic4–7. It is also ultimately key to social interactions8, innovation9,10 and productivity11. However, our quantitative understanding of the aggregate movements of individuals remains incomplete. Existing models—such as the gravity law12,13 or the radiation model14—concentrate on the purely spatial dependence of mobility flows and do not capture the varying frequencies of recurrent visits to the same locations. Here we reveal a simple and robust scaling law that captures the temporal and spatial spectrum of population movement on the basis of large-scale mobility data from diverse cities around the globe. According to this law, the number of visitors to any location decreases as the inverse square of the product of their visiting frequency and travel distance. We further show that the spatio-temporal flows to different locations give rise to prominent spatial clusters with an area distribution that follows Zipf’s law15. Finally, we build an individual mobility model based on exploration and preferential return to provide a mechanistic explanation for the discovered scaling law and the emerging spatial structure. Our findings corroborate long-standing conjectures in human geography (such as central place theory16 and Weber’s theory of emergent optimality10) and allow for predictions of recurrent flows, providing a basis for applications in urban planning, traffic engineering and the mitigation of epidemic diseases.&quot;,&quot;issue&quot;:&quot;7860&quot;,&quot;volume&quot;:&quot;593&quot;},&quot;isTemporary&quot;:false}]},{&quot;citationID&quot;:&quot;MENDELEY_CITATION_5d023b82-d16c-411d-9450-b46b0e818362&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WQwMjNiODItZDE2Yy00MTFkLTk0NTAtYjQ2YjBlODE4MzYy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efb5f06f-7ebc-4af3-acc6-a2090ce728b8&quot;,&quot;properties&quot;:{&quot;noteIndex&quot;:0},&quot;isEdited&quot;:false,&quot;manualOverride&quot;:{&quot;isManuallyOverridden&quot;:false,&quot;citeprocText&quot;:&quot;&lt;sup&gt;8,9&lt;/sup&gt;&quot;,&quot;manualOverrideText&quot;:&quot;&quot;},&quot;citationTag&quot;:&quot;MENDELEY_CITATION_v3_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&quot;,&quot;citationItems&quot;:[{&quot;id&quot;:&quot;55a30037-41df-3f6a-b2e4-9f66217a6055&quot;,&quot;itemData&quot;:{&quot;type&quot;:&quot;article-journal&quot;,&quot;id&quot;:&quot;55a30037-41df-3f6a-b2e4-9f66217a6055&quot;,&quot;title&quot;:&quot;The risk of tuberculosis reinfection soon after cure of a first disease episode is extremely high in a hyperendemic community&quot;,&quot;author&quot;:[{&quot;family&quot;:&quot;Uys&quot;,&quot;given&quot;:&quot;Pieter&quot;,&quot;parse-names&quot;:false,&quot;dropping-particle&quot;:&quot;&quot;,&quot;non-dropping-particle&quot;:&quot;&quot;},{&quot;family&quot;:&quot;Brand&quot;,&quot;given&quot;:&quot;Hilmarie&quot;,&quot;parse-names&quot;:false,&quot;dropping-particle&quot;:&quot;&quot;,&quot;non-dropping-particle&quot;:&quot;&quot;},{&quot;family&quot;:&quot;Warren&quot;,&quot;given&quot;:&quot;Robin&quot;,&quot;parse-names&quot;:false,&quot;dropping-particle&quot;:&quot;&quot;,&quot;non-dropping-particle&quot;:&quot;&quot;},{&quot;family&quot;:&quot;Spuy&quot;,&quot;given&quot;:&quot;Gian&quot;,&quot;parse-names&quot;:false,&quot;dropping-particle&quot;:&quot;&quot;,&quot;non-dropping-particle&quot;:&quot;Van Der&quot;},{&quot;family&quot;:&quot;Hoal&quot;,&quot;given&quot;:&quot;Eileen G.&quot;,&quot;parse-names&quot;:false,&quot;dropping-particle&quot;:&quot;&quot;,&quot;non-dropping-particle&quot;:&quot;&quot;},{&quot;family&quot;:&quot;An Helden&quot;,&quot;given&quot;:&quot;Paul D.V.&quot;,&quot;parse-names&quot;:false,&quot;dropping-particle&quot;:&quot;&quot;,&quot;non-dropping-particle&quot;:&quot;&quot;}],&quot;container-title&quot;:&quot;PLoS ONE&quot;,&quot;container-title-short&quot;:&quot;PLoS One&quot;,&quot;DOI&quot;:&quot;10.1371/journal.pone.0144487&quot;,&quot;ISSN&quot;:&quot;19326203&quot;,&quot;issued&quot;:{&quot;date-parts&quot;:[[2015]]},&quot;abstract&quot;:&quot;Elevated rates of reinfection tuberculosis in various hyperendemic regions have been reported and, in particular, it has been shown that in a high-incidence setting near Cape Town, South Africa, the rate of reinfection tuberculosis (TB) disease after cure of a previous TB disease episode is about four times greater than the rate of first-time TB disease. It is not known whether this elevated rate is caused by a high reinfection rate due, for instance, to living circumstances, or a high rate of progress to disease specific to the patients, or both. In order to address that question we analysed an extensive data set from clinics attended by TB patients in the high-incidence setting near Cape Town, South Africa and found that, in fact, the (average) rate of reinfection (as opposed to the rate of reinfection disease) after cure of a previous TB disease episode is initially about 0.85 per annum. This rate diminishes rapidly over time and after about ten years this rate is similar to the rate of infection in the general population. Also, the rate of progress to disease after reinfection is initially high but declines in subsequent years down to the figure typical for the general population. These findings suggest that the first few months after cure of a TB disease episode form a critical period for controlling reinfection disease in a hyperendemic setting and that monitoring such cured patients could pre-empt a reinfection progressing to active disease.&quot;,&quot;issue&quot;:&quot;12&quot;,&quot;volume&quot;:&quot;10&quot;},&quot;isTemporary&quot;:false},{&quot;id&quot;:&quot;808ba9cf-4a45-3043-be65-70ca00968e88&quot;,&quot;itemData&quot;:{&quot;type&quot;:&quot;article-journal&quot;,&quot;id&quot;:&quot;808ba9cf-4a45-3043-be65-70ca00968e88&quot;,&quot;title&quot;:&quot;Risk of progression to active tuberculosis following reinfection with Mycobacterium tuberculosis&quot;,&quot;author&quot;:[{&quot;family&quot;:&quot;Andrews&quot;,&quot;given&quot;:&quot;Jason R.&quot;,&quot;parse-names&quot;:false,&quot;dropping-particle&quot;:&quot;&quot;,&quot;non-dropping-particle&quot;:&quot;&quot;},{&quot;family&quot;:&quot;Noubary&quot;,&quot;given&quot;:&quot;Farzad&quot;,&quot;parse-names&quot;:false,&quot;dropping-particle&quot;:&quot;&quot;,&quot;non-dropping-particle&quot;:&quot;&quot;},{&quot;family&quot;:&quot;Walensky&quot;,&quot;given&quot;:&quot;Rochelle P.&quot;,&quot;parse-names&quot;:false,&quot;dropping-particle&quot;:&quot;&quot;,&quot;non-dropping-particle&quot;:&quot;&quot;},{&quot;family&quot;:&quot;Cerda&quot;,&quot;given&quot;:&quot;Rodrigo&quot;,&quot;parse-names&quot;:false,&quot;dropping-particle&quot;:&quot;&quot;,&quot;non-dropping-particle&quot;:&quot;&quot;},{&quot;family&quot;:&quot;Losina&quot;,&quot;given&quot;:&quot;Elena&quot;,&quot;parse-names&quot;:false,&quot;dropping-particle&quot;:&quot;&quot;,&quot;non-dropping-particle&quot;:&quot;&quot;},{&quot;family&quot;:&quot;Horsburgh&quot;,&quot;given&quot;:&quot;C. Robert&quot;,&quot;parse-names&quot;:false,&quot;dropping-particle&quot;:&quot;&quot;,&quot;non-dropping-particle&quot;:&quot;&quot;}],&quot;container-title&quot;:&quot;Clinical Infectious Diseases&quot;,&quot;DOI&quot;:&quot;10.1093/cid/cir951&quot;,&quot;ISSN&quot;:&quot;10584838&quot;,&quot;issued&quot;:{&quot;date-parts&quot;:[[2012]]},&quot;abstract&quot;:&quot;Background: The risk of progression to active tuberculosis is greatest in the several years following initial infection. The extent to which latent tuberculosis infection reduces the risk of progressive disease following reexposure and reinfection is not known. Indirect estimates from population models have been highly variable. Methods: We reviewed prospective cohort studies of persons exposed to individuals with infectious tuberculosis that were published prior to the widespread treatment of latent tuberculosis to estimate the incidence of tuberculosis among individuals with latent tuberculosis infection (LTBI group) and without latent tuberculosis (uninfected; UI group). We calculated the incidence rate ratio (IRR) of tuberculosis disease following infection between these 2 groups. We then adjusted incidence for expected reactivation, proportion of each group that was infected, and median time of observation following infection during the study. Results: We identified 18 publications reporting tuberculosis incidence among 23 paired cohorts of individuals with and without latent infection (total N 5 19 886). The weighted mean adjusted incidence rate of tuberculosis in the LTBI and UI groups attributable to reinfection was 13.5 per 1000 person-years (95% confidence interval [CI]: 5.0-26.2 per 1000 person-years) and that attributable to primary infection was 60.1 per 1000 person-years (95% CI: 38.6-87.4 per 1000 person-years). The adjusted IRR for tuberculosis in the LTBI group compared with the UI group was 0.21 (95% CI: .14-.30). Conclusions: Individuals with latent tuberculosis had 79% lower risk of progressive tuberculosis fter reinfection than uninfected individuals. The risk reduction estimated in this study is greater than most previous estimates made through population models. © 2011 The Author. Published by Oxford University Press on behalf of the Infectious Diseases Society of America. All rights reserved.&quot;,&quot;issue&quot;:&quot;6&quot;,&quot;volume&quot;:&quot;54&quot;,&quot;container-title-short&quot;:&quot;&quot;},&quot;isTemporary&quot;:false}]},{&quot;citationID&quot;:&quot;MENDELEY_CITATION_d599515e-b11f-4cd4-9231-f372300638dc&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ZDU5OTUxNWUtYjExZi00Y2Q0LTkyMzEtZjM3MjMwMDYzOGRj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6873f0d1-62c9-401a-9954-d71cbcada79a&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jg3M2YwZDEtNjJjOS00MDFhLTk5NTQtZDcxY2JjYWRhNzlh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fed73997-9120-4fa9-8fad-2a7ebc9a96e4&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ZmVkNzM5OTctOTEyMC00ZmE5LThmYWQtMmE3ZWJjOWE5NmU0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0591d62c-c1b3-4973-bd90-fd69df1e0fc2&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DU5MWQ2MmMtYzFiMy00OTczLWJkOTAtZmQ2OWRmMWUwZmMy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912696b4-7013-4e5a-a6a3-8511be30538e&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OTEyNjk2YjQtNzAxMy00ZTVhLWE2YTMtODUxMWJlMzA1Mzhl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d42e117b-52a1-4fd8-a830-c36a5b5e4496&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ZDQyZTExN2ItNTJhMS00ZmQ4LWE4MzAtYzM2YTViNWU0NDk2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56782d1f-ed7b-46f3-b292-c1ce422c3bb6&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TY3ODJkMWYtZWQ3Yi00NmYzLWIyOTItYzFjZTQyMmMzYmI2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0aed0a11-b4f0-4da2-9d1a-adf6cbdb1600&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MGFlZDBhMTEtYjRmMC00ZGEyLTlkMWEtYWRmNmNiZGIxNjAw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55d1085a-8a31-406b-a092-2a93dbbe4da0&quot;,&quot;properties&quot;:{&quot;noteIndex&quot;:0},&quot;isEdited&quot;:false,&quot;manualOverride&quot;:{&quot;isManuallyOverridden&quot;:false,&quot;citeprocText&quot;:&quot;&lt;sup&gt;7&lt;/sup&gt;&quot;,&quot;manualOverrideText&quot;:&quot;&quot;},&quot;citationTag&quot;:&quot;MENDELEY_CITATION_v3_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&quot;,&quot;citationItems&quot;:[{&quot;id&quot;:&quot;8dca6a80-2667-3e95-9e80-54ec3b1d8b1a&quot;,&quot;itemData&quot;:{&quot;type&quot;:&quot;article-journal&quot;,&quot;id&quot;:&quot;8dca6a80-2667-3e95-9e80-54ec3b1d8b1a&quot;,&quot;title&quot;:&quot;Reevaluating progression and pathways following Mycobacterium tuberculosis infection within the spectrum of tuberculosis&quot;,&quot;author&quot;:[{&quot;family&quot;:&quot;Horton&quot;,&quot;given&quot;:&quot;Katherine C.&quot;,&quot;parse-names&quot;:false,&quot;dropping-particle&quot;:&quot;&quot;,&quot;non-dropping-particle&quot;:&quot;&quot;},{&quot;family&quot;:&quot;Richards&quot;,&quot;given&quot;:&quot;Alexandra S.&quot;,&quot;parse-names&quot;:false,&quot;dropping-particle&quot;:&quot;&quot;,&quot;non-dropping-particle&quot;:&quot;&quot;},{&quot;family&quot;:&quot;Emery&quot;,&quot;given&quot;:&quot;Jon C.&quot;,&quot;parse-names&quot;:false,&quot;dropping-particle&quot;:&quot;&quot;,&quot;non-dropping-particle&quot;:&quot;&quot;},{&quot;family&quot;:&quot;Esmail&quot;,&quot;given&quot;:&quot;Hanif&quot;,&quot;parse-names&quot;:false,&quot;dropping-particle&quot;:&quot;&quot;,&quot;non-dropping-particle&quot;:&quot;&quot;},{&quot;family&quot;:&quot;Houben&quot;,&quot;given&quot;:&quot;Rein M.G.J.&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2,2]]},&quot;DOI&quot;:&quot;10.1073/PNAS.2221186120/SUPPL_FILE/PNAS.2221186120.SAPP.PDF&quot;,&quot;ISSN&quot;:&quot;10916490&quot;,&quot;PMID&quot;:&quot;37963250&quot;,&quot;URL&quot;:&quot;https://www.pnas.org/doi/abs/10.1073/pnas.2221186120&quot;,&quot;issued&quot;:{&quot;date-parts&quot;:[[2023,11,14]]},&quot;page&quot;:&quot;e2221186120&quot;,&quot;abstract&quot;:&quot;Traditional understanding of the risk of progression from Mycobacterium tuberculosis (Mtb) infection to tuberculosis (TB) overlooks diverse presentations across a spectrum of disease. We developed a deterministic model of Mtb infection and minimal (pathological damage but not infectious), subclinical (infectious but no reported symptoms), and clinical (infectious and symptomatic) TB, informed by a rigorous evaluation of data from a systematic review of TB natural history. Using a Bayesian approach, we calibrated the model to data from historical cohorts that followed tuberculin-negative individuals to tuberculin conversion and TB, as well as data from cohorts that followed progression and regression between disease states, disease state prevalence ratios, disease duration, and mortality. We estimated incidence, pathways, and 10-y outcomes following Mtb infection for a simulated cohort. Then, 92.0% (95% uncertainty interval, UI, 91.4 to 92.5) of individuals self-cleared within 10 y of infection, while 7.9% (95% UI 7.4 to 8.5) progressed to TB. Of those, 68.6% (95% UI 65.4 to 72.0) developed infectious disease, and 33.2% (95% UI 29.9 to 36.4) progressed to clinical disease. While 98% of progression to minimal disease occurred within 2 y of infection, only 71% and 44% of subclinical and clinical disease, respectively, occurred within this period. Multiple progression pathways from infection were necessary to calibrate the model and 49.5% (95% UI 45.6 to 53.7) of those who developed infectious disease undulated between disease states. We identified heterogeneous pathways across disease states after Mtb infection, highlighting the need for clearly defined disease thresholds to inform more effective prevention and treatment efforts to end TB.&quot;,&quot;publisher&quot;:&quot;National Academy of Sciences&quot;,&quot;issue&quot;:&quot;47&quot;,&quot;volume&quot;:&quot;120&quot;},&quot;isTemporary&quot;:false}]},{&quot;citationID&quot;:&quot;MENDELEY_CITATION_6683ae80-c065-4666-9cb0-9c03e85760d4&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&quot;,&quot;citationItems&quot;:[{&quot;id&quot;:&quot;a64a15ea-7d31-3375-b04f-3e4994d6f507&quot;,&quot;itemData&quot;:{&quot;type&quot;:&quot;article-journal&quot;,&quot;id&quot;:&quot;a64a15ea-7d31-3375-b04f-3e4994d6f507&quot;,&quot;title&quot;:&quot;Projecting contact matrices in 177 geographical regions: An update and comparison with empirical data for the COVID-19 era&quot;,&quot;author&quot;:[{&quot;family&quot;:&quot;Prem&quot;,&quot;given&quot;:&quot;Kiesha&quot;,&quot;parse-names&quot;:false,&quot;dropping-particle&quot;:&quot;&quot;,&quot;non-dropping-particle&quot;:&quot;&quot;},{&quot;family&quot;:&quot;Zandvoort&quot;,&quot;given&quot;:&quot;Kevin&quot;,&quot;parse-names&quot;:false,&quot;dropping-particle&quot;:&quot;&quot;,&quot;non-dropping-particle&quot;:&quot;van&quot;},{&quot;family&quot;:&quot;Klepac&quot;,&quot;given&quot;:&quot;Petra&quot;,&quot;parse-names&quot;:false,&quot;dropping-particle&quot;:&quot;&quot;,&quot;non-dropping-particle&quot;:&quot;&quot;},{&quot;family&quot;:&quot;Eggo&quot;,&quot;given&quot;:&quot;Rosalind M.&quot;,&quot;parse-names&quot;:false,&quot;dropping-particle&quot;:&quot;&quot;,&quot;non-dropping-particle&quot;:&quot;&quot;},{&quot;family&quot;:&quot;Davies&quot;,&quot;given&quot;:&quot;Nicholas G.&quot;,&quot;parse-names&quot;:false,&quot;dropping-particle&quot;:&quot;&quot;,&quot;non-dropping-particle&quot;:&quot;&quot;},{&quot;family&quot;:&quot;Cook&quot;,&quot;given&quot;:&quot;Alex R.&quot;,&quot;parse-names&quot;:false,&quot;dropping-particle&quot;:&quot;&quot;,&quot;non-dropping-particle&quot;:&quot;&quot;},{&quot;family&quot;:&quot;Jit&quot;,&quot;given&quot;:&quot;Mark&quot;,&quot;parse-names&quot;:false,&quot;dropping-particle&quot;:&quot;&quot;,&quot;non-dropping-particle&quot;:&quot;&quot;}],&quot;container-title&quot;:&quot;PLOS Computational Biology&quot;,&quot;container-title-short&quot;:&quot;PLoS Comput Biol&quot;,&quot;accessed&quot;:{&quot;date-parts&quot;:[[2023,7,26]]},&quot;DOI&quot;:&quot;10.1371/JOURNAL.PCBI.1009098&quot;,&quot;ISBN&quot;:&quot;1111111111&quot;,&quot;ISSN&quot;:&quot;1553-7358&quot;,&quot;PMID&quot;:&quot;34310590&quot;,&quot;URL&quot;:&quot;https://journals.plos.org/ploscompbiol/article?id=10.1371/journal.pcbi.1009098&quot;,&quot;issued&quot;:{&quot;date-parts&quot;:[[2021,7,1]]},&quot;page&quot;:&quot;e1009098&quot;,&quot;abstract&quot;:&quo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quot;,&quot;publisher&quot;:&quot;Public Library of Science&quot;,&quot;issue&quot;:&quot;7&quot;,&quot;volume&quot;:&quot;17&quot;},&quot;isTemporary&quot;:false}]},{&quot;citationID&quot;:&quot;MENDELEY_CITATION_94b14aff-61ab-4237-a1bd-91f3ca52e789&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&quot;,&quot;citationItems&quot;:[{&quot;id&quot;:&quot;718701b9-ba16-3705-bc7b-51e9e9de022b&quot;,&quot;itemData&quot;:{&quot;type&quot;:&quot;report&quot;,&quot;id&quot;:&quot;718701b9-ba16-3705-bc7b-51e9e9de022b&quot;,&quot;title&quot;:&quot;Microbiologically confirmed tuberculosis 2004-15 South Africa&quot;,&quot;author&quot;:[{&quot;family&quot;:&quot;National Institute for Communicable Diseases&quot;,&quot;given&quot;:&quot;South Africa&quot;,&quot;parse-names&quot;:false,&quot;dropping-particle&quot;:&quot;&quot;,&quot;non-dropping-particle&quot;:&quot;&quot;}],&quot;accessed&quot;:{&quot;date-parts&quot;:[[2024,2,2]]},&quot;URL&quot;:&quot;https://www.nicd.ac.za/wp-content/uploads/2019/11/National-TB-Surveillace-Report_2004_2015_NICD.pdf&quot;,&quot;issued&quot;:{&quot;date-parts&quot;:[[2017]]}},&quot;isTemporary&quot;:false}]},{&quot;citationID&quot;:&quot;MENDELEY_CITATION_afa54ac2-5c93-422d-8662-dfe10dfd5939&quot;,&quot;properties&quot;:{&quot;noteIndex&quot;:0},&quot;isEdited&quot;:false,&quot;manualOverride&quot;:{&quot;isManuallyOverridden&quot;:false,&quot;citeprocText&quot;:&quot;&lt;sup&gt;11&lt;/sup&gt;&quot;,&quot;manualOverrideText&quot;:&quot;&quot;},&quot;citationItems&quot;:[{&quot;id&quot;:&quot;718701b9-ba16-3705-bc7b-51e9e9de022b&quot;,&quot;itemData&quot;:{&quot;type&quot;:&quot;report&quot;,&quot;id&quot;:&quot;718701b9-ba16-3705-bc7b-51e9e9de022b&quot;,&quot;title&quot;:&quot;Microbiologically confirmed tuberculosis 2004-15 South Africa&quot;,&quot;author&quot;:[{&quot;family&quot;:&quot;National Institute for Communicable Diseases&quot;,&quot;given&quot;:&quot;South Africa&quot;,&quot;parse-names&quot;:false,&quot;dropping-particle&quot;:&quot;&quot;,&quot;non-dropping-particle&quot;:&quot;&quot;}],&quot;accessed&quot;:{&quot;date-parts&quot;:[[2024,2,2]]},&quot;URL&quot;:&quot;https://www.nicd.ac.za/wp-content/uploads/2019/11/National-TB-Surveillace-Report_2004_2015_NICD.pdf&quot;,&quot;issued&quot;:{&quot;date-parts&quot;:[[2017]]}},&quot;isTemporary&quot;:false}],&quot;citationTag&quot;:&quot;MENDELEY_CITATION_v3_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&quot;},{&quot;citationID&quot;:&quot;MENDELEY_CITATION_009f2f12-6860-4909-953a-8e3dc09ef113&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&quot;,&quot;citationItems&quot;:[{&quot;id&quot;:&quot;718701b9-ba16-3705-bc7b-51e9e9de022b&quot;,&quot;itemData&quot;:{&quot;type&quot;:&quot;report&quot;,&quot;id&quot;:&quot;718701b9-ba16-3705-bc7b-51e9e9de022b&quot;,&quot;title&quot;:&quot;Microbiologically confirmed tuberculosis 2004-15 South Africa&quot;,&quot;author&quot;:[{&quot;family&quot;:&quot;National Institute for Communicable Diseases&quot;,&quot;given&quot;:&quot;South Africa&quot;,&quot;parse-names&quot;:false,&quot;dropping-particle&quot;:&quot;&quot;,&quot;non-dropping-particle&quot;:&quot;&quot;}],&quot;accessed&quot;:{&quot;date-parts&quot;:[[2024,2,2]]},&quot;URL&quot;:&quot;https://www.nicd.ac.za/wp-content/uploads/2019/11/National-TB-Surveillace-Report_2004_2015_NICD.pdf&quot;,&quot;issued&quot;:{&quot;date-parts&quot;:[[2017]]},&quot;container-title-short&quot;:&quot;&quot;},&quot;isTemporary&quot;:false}]},{&quot;citationID&quot;:&quot;MENDELEY_CITATION_1417a663-cd45-4b21-ad27-42883427feb0&quot;,&quot;properties&quot;:{&quot;noteIndex&quot;:0},&quot;isEdited&quot;:false,&quot;manualOverride&quot;:{&quot;isManuallyOverridden&quot;:false,&quot;citeprocText&quot;:&quot;&lt;sup&gt;12,13&lt;/sup&gt;&quot;,&quot;manualOverrideText&quot;:&quot;&quot;},&quot;citationTag&quot;:&quot;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&quot;,&quot;citationItems&quot;:[{&quot;id&quot;:&quot;090c9b37-a3d1-37c5-9344-8badee021bea&quot;,&quot;itemData&quot;:{&quot;type&quot;:&quot;article-journal&quot;,&quot;id&quot;:&quot;090c9b37-a3d1-37c5-9344-8badee021bea&quot;,&quot;title&quot;:&quot;Transmission modeling to infer tuberculosis incidence prevalence and mortality in settings with generalized HIV epidemics&quot;,&quot;author&quot;:[{&quot;family&quot;:&quot;Dodd&quot;,&quot;given&quot;:&quot;Peter J.&quot;,&quot;parse-names&quot;:false,&quot;dropping-particle&quot;:&quot;&quot;,&quot;non-dropping-particle&quot;:&quot;&quot;},{&quot;family&quot;:&quot;Shaweno&quot;,&quot;given&quot;:&quot;Debebe&quot;,&quot;parse-names&quot;:false,&quot;dropping-particle&quot;:&quot;&quot;,&quot;non-dropping-particle&quot;:&quot;&quot;},{&quot;family&quot;:&quot;Ku&quot;,&quot;given&quot;:&quot;Chu Chang&quot;,&quot;parse-names&quot;:false,&quot;dropping-particle&quot;:&quot;&quot;,&quot;non-dropping-particle&quot;:&quot;&quot;},{&quot;family&quot;:&quot;Glaziou&quot;,&quot;given&quot;:&quot;Philippe&quot;,&quot;parse-names&quot;:false,&quot;dropping-particle&quot;:&quot;&quot;,&quot;non-dropping-particle&quot;:&quot;&quot;},{&quot;family&quot;:&quot;Pretorius&quot;,&quot;given&quot;:&quot;Carel&quot;,&quot;parse-names&quot;:false,&quot;dropping-particle&quot;:&quot;&quot;,&quot;non-dropping-particle&quot;:&quot;&quot;},{&quot;family&quot;:&quot;Hayes&quot;,&quot;given&quot;:&quot;Richard J.&quot;,&quot;parse-names&quot;:false,&quot;dropping-particle&quot;:&quot;&quot;,&quot;non-dropping-particle&quot;:&quot;&quot;},{&quot;family&quot;:&quot;MacPherson&quot;,&quot;given&quot;:&quot;Peter&quot;,&quot;parse-names&quot;:false,&quot;dropping-particle&quot;:&quot;&quot;,&quot;non-dropping-particle&quot;:&quot;&quot;},{&quot;family&quot;:&quot;Cohen&quot;,&quot;given&quot;:&quot;Ted&quot;,&quot;parse-names&quot;:false,&quot;dropping-particle&quot;:&quot;&quot;,&quot;non-dropping-particle&quot;:&quot;&quot;},{&quot;family&quot;:&quot;Ayles&quot;,&quot;given&quot;:&quot;Helen&quot;,&quot;parse-names&quot;:false,&quot;dropping-particle&quot;:&quot;&quot;,&quot;non-dropping-particle&quot;:&quot;&quot;}],&quot;container-title&quot;:&quot;Nature Communications&quot;,&quot;container-title-short&quot;:&quot;Nat Commun&quot;,&quot;DOI&quot;:&quot;10.1038/s41467-023-37314-1&quot;,&quot;ISSN&quot;:&quot;20411723&quot;,&quot;issued&quot;:{&quot;date-parts&quot;:[[2023]]},&quot;abstract&quot;:&quot;Tuberculosis (TB) killed more people globally than any other single pathogen over the past decade. Where surveillance is weak, estimating TB burden estimates uses modeling. In many African countries, increases in HIV prevalence and antiretroviral therapy have driven dynamic TB epidemics, complicating estimation of burden, trends, and potential intervention impact. We therefore develop a novel age-structured TB transmission model incorporating evolving demographic, HIV and antiretroviral therapy effects, and calibrate to TB prevalence and notification data from 12 African countries. We use Bayesian methods to include uncertainty for all TB model parameters, and estimate age-specific annual risks of TB infection, finding up to 16.0%/year in adults, and the proportion of TB incidence from recent (re)infection, finding a mean across countries of 34%. Rapid reduction of the unacceptably high burden of TB in high HIV prevalence settings will require interventions addressing progression as well as transmission.&quot;,&quot;issue&quot;:&quot;1&quot;,&quot;volume&quot;:&quot;14&quot;},&quot;isTemporary&quot;:false},{&quot;id&quot;:&quot;22a334fe-2361-3e1f-9e93-f69b1e1c64f1&quot;,&quot;itemData&quot;:{&quot;type&quot;:&quot;article-journal&quot;,&quot;id&quot;:&quot;22a334fe-2361-3e1f-9e93-f69b1e1c64f1&quot;,&quot;title&quot;:&quot;Durations of asymptomatic, symptomatic, and care-seeking phases of tuberculosis disease with a Bayesian analysis of prevalence survey and notification data&quot;,&quot;author&quot;:[{&quot;family&quot;:&quot;Ku&quot;,&quot;given&quot;:&quot;Chu Chang&quot;,&quot;parse-names&quot;:false,&quot;dropping-particle&quot;:&quot;&quot;,&quot;non-dropping-particle&quot;:&quot;&quot;},{&quot;family&quot;:&quot;MacPherson&quot;,&quot;given&quot;:&quot;Peter&quot;,&quot;parse-names&quot;:false,&quot;dropping-particle&quot;:&quot;&quot;,&quot;non-dropping-particle&quot;:&quot;&quot;},{&quot;family&quot;:&quot;Khundi&quot;,&quot;given&quot;:&quot;McEwen E.&quot;,&quot;parse-names&quot;:false,&quot;dropping-particle&quot;:&quot;&quot;,&quot;non-dropping-particle&quot;:&quot;&quot;},{&quot;family&quot;:&quot;Nzawa Soko&quot;,&quot;given&quot;:&quot;Rebecca H.&quot;,&quot;parse-names&quot;:false,&quot;dropping-particle&quot;:&quot;&quot;,&quot;non-dropping-particle&quot;:&quot;&quot;},{&quot;family&quot;:&quot;Feasey&quot;,&quot;given&quot;:&quot;Helena R.A.&quot;,&quot;parse-names&quot;:false,&quot;dropping-particle&quot;:&quot;&quot;,&quot;non-dropping-particle&quot;:&quot;&quot;},{&quot;family&quot;:&quot;Nliwasa&quot;,&quot;given&quot;:&quot;Marriott&quot;,&quot;parse-names&quot;:false,&quot;dropping-particle&quot;:&quot;&quot;,&quot;non-dropping-particle&quot;:&quot;&quot;},{&quot;family&quot;:&quot;Horton&quot;,&quot;given&quot;:&quot;Katherine C.&quot;,&quot;parse-names&quot;:false,&quot;dropping-particle&quot;:&quot;&quot;,&quot;non-dropping-particle&quot;:&quot;&quot;},{&quot;family&quot;:&quot;Corbett&quot;,&quot;given&quot;:&quot;Elizabeth L.&quot;,&quot;parse-names&quot;:false,&quot;dropping-particle&quot;:&quot;&quot;,&quot;non-dropping-particle&quot;:&quot;&quot;},{&quot;family&quot;:&quot;Dodd&quot;,&quot;given&quot;:&quot;Peter J.&quot;,&quot;parse-names&quot;:false,&quot;dropping-particle&quot;:&quot;&quot;,&quot;non-dropping-particle&quot;:&quot;&quot;}],&quot;container-title&quot;:&quot;BMC Medicine&quot;,&quot;container-title-short&quot;:&quot;BMC Med&quot;,&quot;DOI&quot;:&quot;10.1186/s12916-021-02128-9&quot;,&quot;ISSN&quot;:&quot;17417015&quot;,&quot;issued&quot;:{&quot;date-parts&quot;:[[2021]]},&quot;abstract&quot;:&quot;Background: Ratios of bacteriologically positive tuberculosis (TB) prevalence to notification rates are used to characterise typical durations of TB disease. However, this ignores the clinical spectrum of tuberculosis disease and potentially long infectious periods with minimal or no symptoms prior to care-seeking. Methods: We developed novel statistical models to estimate progression from initial bacteriological positivity including smear conversion, symptom onset and initial care-seeking. Case-detection ratios, TB incidence, durations, and other parameters were estimated by fitting the model to tuberculosis prevalence survey and notification data (one subnational and 11 national datasets) within a Bayesian framework using Markov chain Monte Carlo methods. Results: Analysis across 11 national datasets found asymptomatic tuberculosis durations in the range 4–8 months for African countries; three countries in Asia (Cambodia, Lao PDR, and Philippines) showed longer durations of &gt; 1 year. For the six countries with relevant data, care-seeking typically began half-way between symptom onset and notification. For Kenya and Blantyre, Malawi, individual-level data were available. The sex-specific durations of asymptomatic bacteriologically-positive tuberculosis were 9.0 months (95% credible interval [CrI]: 7.2–11.2) for men and 8.1 months (95% CrI: 6.2–10.3) for women in Kenya, and 4.9 months (95% CrI: 2.6–7.9) for men and 3.5 months (95% CrI: 1.3–6.2) for women in Blantyre. Age-stratified analysis of data for Kenya showed no strong age-dependence in durations. For Blantyre, HIV-stratified analysis estimated an asymptomatic duration of 1.3 months (95% CrI: 0.3–3.0) for HIV-positive people, shorter than the 8.5 months (95% CrI: 5.0–12.7) for HIV-negative people. Additionally, case-detection ratios were higher for people living with HIV than HIV-negative people (93% vs 71%). Conclusion: Asymptomatic TB disease typically lasts around 6 months. We found no evidence of age-dependence, but much shorter durations among people living with HIV, and longer durations in some Asian settings. To eradicate TB transmission, greater gains may be achieved by proactively screening people without symptoms through active case finding interventions.&quot;,&quot;issue&quot;:&quot;1&quot;,&quot;volume&quot;:&quot;19&quot;},&quot;isTemporary&quot;:false}]}]"/>
    <we:property name="MENDELEY_CITATIONS_LOCALE_CODE" value="&quot;en-GB&quot;"/>
    <we:property name="MENDELEY_CITATIONS_STYLE" value="{&quot;id&quot;:&quot;https://www.zotero.org/styles/nature-genetics&quot;,&quot;title&quot;:&quot;Nature Genetics&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B3B8-C3B7-E148-9823-028A7774D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2986</Words>
  <Characters>17021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Han</dc:creator>
  <cp:keywords/>
  <dc:description/>
  <cp:lastModifiedBy>Alvin Han</cp:lastModifiedBy>
  <cp:revision>3</cp:revision>
  <cp:lastPrinted>2024-02-01T02:44:00Z</cp:lastPrinted>
  <dcterms:created xsi:type="dcterms:W3CDTF">2024-02-07T03:36:00Z</dcterms:created>
  <dcterms:modified xsi:type="dcterms:W3CDTF">2024-02-07T03:47:00Z</dcterms:modified>
</cp:coreProperties>
</file>